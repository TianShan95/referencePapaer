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B311" w14:textId="77777777" w:rsidR="001A0B28" w:rsidRDefault="001A0B28" w:rsidP="001A0B28">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Networks</w:t>
      </w:r>
    </w:p>
    <w:p w14:paraId="4DD3D58E" w14:textId="031ED904" w:rsidR="001A0B28" w:rsidRDefault="001A0B28" w:rsidP="001A0B28">
      <w:pPr>
        <w:spacing w:before="112" w:line="230" w:lineRule="auto"/>
        <w:ind w:left="119" w:right="38" w:firstLine="199"/>
        <w:jc w:val="both"/>
        <w:rPr>
          <w:b/>
          <w:sz w:val="24"/>
          <w:szCs w:val="24"/>
          <w:lang w:val="en-AU"/>
        </w:rPr>
      </w:pPr>
      <w:commentRangeStart w:id="0"/>
      <w:r>
        <w:rPr>
          <w:rFonts w:ascii="Georgia-BoldItalic" w:hAnsi="Georgia-BoldItalic"/>
          <w:b/>
          <w:i/>
          <w:sz w:val="24"/>
          <w:szCs w:val="24"/>
        </w:rPr>
        <w:t>Abstract</w:t>
      </w:r>
      <w:commentRangeEnd w:id="0"/>
      <w:r>
        <w:rPr>
          <w:rStyle w:val="a4"/>
        </w:rPr>
        <w:commentReference w:id="0"/>
      </w:r>
      <w:r>
        <w:rPr>
          <w:b/>
          <w:sz w:val="24"/>
          <w:szCs w:val="24"/>
        </w:rPr>
        <w:t>—</w:t>
      </w:r>
      <w:r>
        <w:rPr>
          <w:b/>
          <w:sz w:val="24"/>
          <w:szCs w:val="24"/>
          <w:lang w:val="en-GB"/>
        </w:rPr>
        <w:t xml:space="preserve">Modern vehicles are increasingly </w:t>
      </w:r>
      <w:r>
        <w:rPr>
          <w:rFonts w:hint="eastAsia"/>
          <w:b/>
          <w:sz w:val="24"/>
          <w:szCs w:val="24"/>
          <w:lang w:val="en-GB" w:eastAsia="zh-CN"/>
        </w:rPr>
        <w:t>b</w:t>
      </w:r>
      <w:r>
        <w:rPr>
          <w:b/>
          <w:sz w:val="24"/>
          <w:szCs w:val="24"/>
          <w:lang w:val="en-GB"/>
        </w:rPr>
        <w:t>eing equipped with sophisticated electronic systems making it</w:t>
      </w:r>
      <w:r>
        <w:rPr>
          <w:b/>
          <w:sz w:val="24"/>
          <w:szCs w:val="24"/>
        </w:rPr>
        <w:t xml:space="preserve"> necessary to ensure the safety and reliability of the communication between them</w:t>
      </w:r>
      <w:r>
        <w:rPr>
          <w:b/>
          <w:spacing w:val="-11"/>
          <w:sz w:val="24"/>
          <w:szCs w:val="24"/>
        </w:rPr>
        <w:t xml:space="preserve"> </w:t>
      </w:r>
      <w:r>
        <w:rPr>
          <w:b/>
          <w:sz w:val="24"/>
          <w:szCs w:val="24"/>
        </w:rPr>
        <w:t>to ensure driver safety and convenience.</w:t>
      </w:r>
      <w:r>
        <w:rPr>
          <w:b/>
          <w:spacing w:val="-11"/>
          <w:sz w:val="24"/>
          <w:szCs w:val="24"/>
        </w:rPr>
        <w:t xml:space="preserve"> </w:t>
      </w:r>
      <w:r>
        <w:rPr>
          <w:b/>
          <w:sz w:val="24"/>
          <w:szCs w:val="24"/>
        </w:rPr>
        <w:t>The</w:t>
      </w:r>
      <w:r>
        <w:rPr>
          <w:b/>
          <w:spacing w:val="-11"/>
          <w:sz w:val="24"/>
          <w:szCs w:val="24"/>
        </w:rPr>
        <w:t xml:space="preserve"> </w:t>
      </w:r>
      <w:r>
        <w:rPr>
          <w:b/>
          <w:sz w:val="24"/>
          <w:szCs w:val="24"/>
        </w:rPr>
        <w:t>most</w:t>
      </w:r>
      <w:r>
        <w:rPr>
          <w:b/>
          <w:spacing w:val="-11"/>
          <w:sz w:val="24"/>
          <w:szCs w:val="24"/>
        </w:rPr>
        <w:t xml:space="preserve"> </w:t>
      </w:r>
      <w:r>
        <w:rPr>
          <w:b/>
          <w:sz w:val="24"/>
          <w:szCs w:val="24"/>
        </w:rPr>
        <w:t>commonly</w:t>
      </w:r>
      <w:r>
        <w:rPr>
          <w:b/>
          <w:spacing w:val="-11"/>
          <w:sz w:val="24"/>
          <w:szCs w:val="24"/>
        </w:rPr>
        <w:t xml:space="preserve"> </w:t>
      </w:r>
      <w:r>
        <w:rPr>
          <w:b/>
          <w:sz w:val="24"/>
          <w:szCs w:val="24"/>
        </w:rPr>
        <w:t xml:space="preserve">used communication protocol on vehicles, Controller Area Network (CAN) messages, has no </w:t>
      </w:r>
      <w:r>
        <w:rPr>
          <w:b/>
          <w:sz w:val="24"/>
          <w:szCs w:val="24"/>
          <w:lang w:val="en-AU"/>
        </w:rPr>
        <w:t>direct support for secure communications</w:t>
      </w:r>
      <w:r>
        <w:rPr>
          <w:b/>
          <w:sz w:val="24"/>
          <w:szCs w:val="24"/>
        </w:rPr>
        <w:t>, which poses a great threat to the communication security on the</w:t>
      </w:r>
      <w:r>
        <w:rPr>
          <w:b/>
          <w:spacing w:val="80"/>
          <w:sz w:val="24"/>
          <w:szCs w:val="24"/>
        </w:rPr>
        <w:t xml:space="preserve"> </w:t>
      </w:r>
      <w:r>
        <w:rPr>
          <w:b/>
          <w:sz w:val="24"/>
          <w:szCs w:val="24"/>
        </w:rPr>
        <w:t>vehicle. Neural architecture search (NAS) adopts a search strategy to explore the search space to automatically design a neural network</w:t>
      </w:r>
      <w:r>
        <w:rPr>
          <w:b/>
          <w:spacing w:val="-4"/>
          <w:sz w:val="24"/>
          <w:szCs w:val="24"/>
        </w:rPr>
        <w:t xml:space="preserve"> </w:t>
      </w:r>
      <w:r>
        <w:rPr>
          <w:b/>
          <w:sz w:val="24"/>
          <w:szCs w:val="24"/>
        </w:rPr>
        <w:t>architecture.</w:t>
      </w:r>
      <w:r>
        <w:rPr>
          <w:b/>
          <w:spacing w:val="-4"/>
          <w:sz w:val="24"/>
          <w:szCs w:val="24"/>
        </w:rPr>
        <w:t xml:space="preserve"> </w:t>
      </w:r>
      <w:commentRangeStart w:id="1"/>
      <w:r>
        <w:rPr>
          <w:b/>
          <w:sz w:val="24"/>
          <w:szCs w:val="24"/>
        </w:rPr>
        <w:t>In</w:t>
      </w:r>
      <w:r>
        <w:rPr>
          <w:b/>
          <w:spacing w:val="-4"/>
          <w:sz w:val="24"/>
          <w:szCs w:val="24"/>
        </w:rPr>
        <w:t xml:space="preserve"> </w:t>
      </w:r>
      <w:r>
        <w:rPr>
          <w:b/>
          <w:sz w:val="24"/>
          <w:szCs w:val="24"/>
        </w:rPr>
        <w:t>this</w:t>
      </w:r>
      <w:r>
        <w:rPr>
          <w:b/>
          <w:spacing w:val="-4"/>
          <w:sz w:val="24"/>
          <w:szCs w:val="24"/>
        </w:rPr>
        <w:t xml:space="preserve"> </w:t>
      </w:r>
      <w:r>
        <w:rPr>
          <w:b/>
          <w:sz w:val="24"/>
          <w:szCs w:val="24"/>
        </w:rPr>
        <w:t>paper</w:t>
      </w:r>
      <w:r>
        <w:rPr>
          <w:b/>
          <w:spacing w:val="-4"/>
          <w:sz w:val="24"/>
          <w:szCs w:val="24"/>
        </w:rPr>
        <w:t xml:space="preserve"> </w:t>
      </w:r>
      <w:r>
        <w:rPr>
          <w:b/>
          <w:sz w:val="24"/>
          <w:szCs w:val="24"/>
        </w:rPr>
        <w:t>we</w:t>
      </w:r>
      <w:r>
        <w:rPr>
          <w:b/>
          <w:spacing w:val="-4"/>
          <w:sz w:val="24"/>
          <w:szCs w:val="24"/>
        </w:rPr>
        <w:t xml:space="preserve"> </w:t>
      </w:r>
      <w:r>
        <w:rPr>
          <w:b/>
          <w:sz w:val="24"/>
          <w:szCs w:val="24"/>
        </w:rPr>
        <w:t>propose an</w:t>
      </w:r>
      <w:r>
        <w:rPr>
          <w:b/>
          <w:spacing w:val="-6"/>
          <w:sz w:val="24"/>
          <w:szCs w:val="24"/>
        </w:rPr>
        <w:t xml:space="preserve"> </w:t>
      </w:r>
      <w:r>
        <w:rPr>
          <w:b/>
          <w:sz w:val="24"/>
          <w:szCs w:val="24"/>
        </w:rPr>
        <w:t>intrusion</w:t>
      </w:r>
      <w:r>
        <w:rPr>
          <w:b/>
          <w:spacing w:val="-6"/>
          <w:sz w:val="24"/>
          <w:szCs w:val="24"/>
        </w:rPr>
        <w:t xml:space="preserve"> </w:t>
      </w:r>
      <w:r>
        <w:rPr>
          <w:b/>
          <w:sz w:val="24"/>
          <w:szCs w:val="24"/>
        </w:rPr>
        <w:t>detection</w:t>
      </w:r>
      <w:r>
        <w:rPr>
          <w:b/>
          <w:spacing w:val="-6"/>
          <w:sz w:val="24"/>
          <w:szCs w:val="24"/>
        </w:rPr>
        <w:t xml:space="preserve"> </w:t>
      </w:r>
      <w:r>
        <w:rPr>
          <w:b/>
          <w:sz w:val="24"/>
          <w:szCs w:val="24"/>
        </w:rPr>
        <w:t>model</w:t>
      </w:r>
      <w:r>
        <w:rPr>
          <w:b/>
          <w:spacing w:val="-6"/>
          <w:sz w:val="24"/>
          <w:szCs w:val="24"/>
        </w:rPr>
        <w:t xml:space="preserve"> </w:t>
      </w:r>
      <w:r>
        <w:rPr>
          <w:b/>
          <w:sz w:val="24"/>
          <w:szCs w:val="24"/>
        </w:rPr>
        <w:t>based</w:t>
      </w:r>
      <w:r>
        <w:rPr>
          <w:b/>
          <w:spacing w:val="-6"/>
          <w:sz w:val="24"/>
          <w:szCs w:val="24"/>
        </w:rPr>
        <w:t xml:space="preserve"> on a </w:t>
      </w:r>
      <w:r>
        <w:rPr>
          <w:b/>
          <w:sz w:val="24"/>
          <w:szCs w:val="24"/>
        </w:rPr>
        <w:t>deep</w:t>
      </w:r>
      <w:r>
        <w:rPr>
          <w:b/>
          <w:spacing w:val="-6"/>
          <w:sz w:val="24"/>
          <w:szCs w:val="24"/>
        </w:rPr>
        <w:t xml:space="preserve"> </w:t>
      </w:r>
      <w:r>
        <w:rPr>
          <w:b/>
          <w:sz w:val="24"/>
          <w:szCs w:val="24"/>
        </w:rPr>
        <w:t>neural</w:t>
      </w:r>
      <w:r>
        <w:rPr>
          <w:b/>
          <w:spacing w:val="-6"/>
          <w:sz w:val="24"/>
          <w:szCs w:val="24"/>
        </w:rPr>
        <w:t xml:space="preserve"> </w:t>
      </w:r>
      <w:r>
        <w:rPr>
          <w:b/>
          <w:sz w:val="24"/>
          <w:szCs w:val="24"/>
        </w:rPr>
        <w:t>network of lower complexity</w:t>
      </w:r>
      <w:r w:rsidR="009742DF">
        <w:rPr>
          <w:b/>
          <w:sz w:val="24"/>
          <w:szCs w:val="24"/>
        </w:rPr>
        <w:t xml:space="preserve"> </w:t>
      </w:r>
      <w:ins w:id="2" w:author="Tian Shan" w:date="2022-06-05T06:24:00Z">
        <w:r w:rsidR="009742DF">
          <w:rPr>
            <w:b/>
            <w:sz w:val="24"/>
            <w:szCs w:val="24"/>
          </w:rPr>
          <w:t>than the first generation</w:t>
        </w:r>
      </w:ins>
      <w:r>
        <w:rPr>
          <w:rFonts w:hint="eastAsia"/>
          <w:b/>
          <w:sz w:val="24"/>
          <w:szCs w:val="24"/>
          <w:lang w:eastAsia="zh-CN"/>
        </w:rPr>
        <w:t xml:space="preserve"> </w:t>
      </w:r>
      <w:r>
        <w:rPr>
          <w:b/>
          <w:sz w:val="24"/>
          <w:szCs w:val="24"/>
        </w:rPr>
        <w:t>and increased accuracy designed using</w:t>
      </w:r>
      <w:r>
        <w:rPr>
          <w:b/>
          <w:spacing w:val="-6"/>
          <w:sz w:val="24"/>
          <w:szCs w:val="24"/>
        </w:rPr>
        <w:t xml:space="preserve"> a </w:t>
      </w:r>
      <w:r>
        <w:rPr>
          <w:b/>
          <w:sz w:val="24"/>
          <w:szCs w:val="24"/>
        </w:rPr>
        <w:t>Multi-Objective Evolutionary Algorithm (MOEA) assisted NAS.</w:t>
      </w:r>
      <w:r>
        <w:rPr>
          <w:b/>
          <w:spacing w:val="-3"/>
          <w:sz w:val="24"/>
          <w:szCs w:val="24"/>
        </w:rPr>
        <w:t xml:space="preserve"> </w:t>
      </w:r>
      <w:commentRangeEnd w:id="1"/>
      <w:r>
        <w:rPr>
          <w:rStyle w:val="a4"/>
        </w:rPr>
        <w:commentReference w:id="1"/>
      </w:r>
      <w:r>
        <w:rPr>
          <w:b/>
          <w:sz w:val="24"/>
          <w:szCs w:val="24"/>
        </w:rPr>
        <w:t>Graph</w:t>
      </w:r>
      <w:r>
        <w:rPr>
          <w:b/>
          <w:spacing w:val="-3"/>
          <w:sz w:val="24"/>
          <w:szCs w:val="24"/>
        </w:rPr>
        <w:t xml:space="preserve"> </w:t>
      </w:r>
      <w:r>
        <w:rPr>
          <w:b/>
          <w:sz w:val="24"/>
          <w:szCs w:val="24"/>
        </w:rPr>
        <w:t>neural</w:t>
      </w:r>
      <w:r>
        <w:rPr>
          <w:b/>
          <w:spacing w:val="-3"/>
          <w:sz w:val="24"/>
          <w:szCs w:val="24"/>
        </w:rPr>
        <w:t xml:space="preserve"> </w:t>
      </w:r>
      <w:r>
        <w:rPr>
          <w:b/>
          <w:sz w:val="24"/>
          <w:szCs w:val="24"/>
        </w:rPr>
        <w:t>network</w:t>
      </w:r>
      <w:r>
        <w:rPr>
          <w:b/>
          <w:spacing w:val="-3"/>
          <w:sz w:val="24"/>
          <w:szCs w:val="24"/>
        </w:rPr>
        <w:t xml:space="preserve"> </w:t>
      </w:r>
      <w:r>
        <w:rPr>
          <w:b/>
          <w:sz w:val="24"/>
          <w:szCs w:val="24"/>
        </w:rPr>
        <w:t>(GNN)</w:t>
      </w:r>
      <w:r>
        <w:rPr>
          <w:b/>
          <w:spacing w:val="-3"/>
          <w:sz w:val="24"/>
          <w:szCs w:val="24"/>
        </w:rPr>
        <w:t xml:space="preserve"> </w:t>
      </w:r>
      <w:r>
        <w:rPr>
          <w:b/>
          <w:sz w:val="24"/>
          <w:szCs w:val="24"/>
        </w:rPr>
        <w:t>and</w:t>
      </w:r>
      <w:r>
        <w:rPr>
          <w:b/>
          <w:spacing w:val="-3"/>
          <w:sz w:val="24"/>
          <w:szCs w:val="24"/>
        </w:rPr>
        <w:t xml:space="preserve"> </w:t>
      </w:r>
      <w:r>
        <w:rPr>
          <w:b/>
          <w:sz w:val="24"/>
          <w:szCs w:val="24"/>
        </w:rPr>
        <w:t>convolutional</w:t>
      </w:r>
      <w:r>
        <w:rPr>
          <w:b/>
          <w:spacing w:val="-3"/>
          <w:sz w:val="24"/>
          <w:szCs w:val="24"/>
        </w:rPr>
        <w:t xml:space="preserve"> </w:t>
      </w:r>
      <w:r>
        <w:rPr>
          <w:b/>
          <w:sz w:val="24"/>
          <w:szCs w:val="24"/>
        </w:rPr>
        <w:t>neural network</w:t>
      </w:r>
      <w:r>
        <w:rPr>
          <w:b/>
          <w:spacing w:val="-2"/>
          <w:sz w:val="24"/>
          <w:szCs w:val="24"/>
        </w:rPr>
        <w:t xml:space="preserve"> </w:t>
      </w:r>
      <w:r>
        <w:rPr>
          <w:b/>
          <w:sz w:val="24"/>
          <w:szCs w:val="24"/>
        </w:rPr>
        <w:t>(CNN)</w:t>
      </w:r>
      <w:r>
        <w:rPr>
          <w:b/>
          <w:spacing w:val="-2"/>
          <w:sz w:val="24"/>
          <w:szCs w:val="24"/>
        </w:rPr>
        <w:t xml:space="preserve"> </w:t>
      </w:r>
      <w:r>
        <w:rPr>
          <w:b/>
          <w:sz w:val="24"/>
          <w:szCs w:val="24"/>
        </w:rPr>
        <w:t>are</w:t>
      </w:r>
      <w:r>
        <w:rPr>
          <w:b/>
          <w:spacing w:val="-2"/>
          <w:sz w:val="24"/>
          <w:szCs w:val="24"/>
        </w:rPr>
        <w:t xml:space="preserve"> </w:t>
      </w:r>
      <w:r>
        <w:rPr>
          <w:b/>
          <w:sz w:val="24"/>
          <w:szCs w:val="24"/>
        </w:rPr>
        <w:t>utilized</w:t>
      </w:r>
      <w:r>
        <w:rPr>
          <w:b/>
          <w:spacing w:val="-2"/>
          <w:sz w:val="24"/>
          <w:szCs w:val="24"/>
        </w:rPr>
        <w:t xml:space="preserve"> </w:t>
      </w:r>
      <w:r>
        <w:rPr>
          <w:b/>
          <w:sz w:val="24"/>
          <w:szCs w:val="24"/>
        </w:rPr>
        <w:t>to</w:t>
      </w:r>
      <w:r>
        <w:rPr>
          <w:b/>
          <w:spacing w:val="-2"/>
          <w:sz w:val="24"/>
          <w:szCs w:val="24"/>
        </w:rPr>
        <w:t xml:space="preserve"> </w:t>
      </w:r>
      <w:r>
        <w:rPr>
          <w:b/>
          <w:sz w:val="24"/>
          <w:szCs w:val="24"/>
        </w:rPr>
        <w:t>explore</w:t>
      </w:r>
      <w:r>
        <w:rPr>
          <w:b/>
          <w:spacing w:val="-2"/>
          <w:sz w:val="24"/>
          <w:szCs w:val="24"/>
        </w:rPr>
        <w:t xml:space="preserve"> </w:t>
      </w:r>
      <w:r>
        <w:rPr>
          <w:b/>
          <w:sz w:val="24"/>
          <w:szCs w:val="24"/>
        </w:rPr>
        <w:t>the</w:t>
      </w:r>
      <w:r>
        <w:rPr>
          <w:b/>
          <w:spacing w:val="-2"/>
          <w:sz w:val="24"/>
          <w:szCs w:val="24"/>
        </w:rPr>
        <w:t xml:space="preserve"> </w:t>
      </w:r>
      <w:r>
        <w:rPr>
          <w:b/>
          <w:sz w:val="24"/>
          <w:szCs w:val="24"/>
        </w:rPr>
        <w:t>internal</w:t>
      </w:r>
      <w:r>
        <w:rPr>
          <w:b/>
          <w:spacing w:val="-2"/>
          <w:sz w:val="24"/>
          <w:szCs w:val="24"/>
        </w:rPr>
        <w:t xml:space="preserve"> </w:t>
      </w:r>
      <w:r>
        <w:rPr>
          <w:b/>
          <w:sz w:val="24"/>
          <w:szCs w:val="24"/>
        </w:rPr>
        <w:t>logical</w:t>
      </w:r>
      <w:r>
        <w:rPr>
          <w:b/>
          <w:spacing w:val="-2"/>
          <w:sz w:val="24"/>
          <w:szCs w:val="24"/>
        </w:rPr>
        <w:t xml:space="preserve"> </w:t>
      </w:r>
      <w:r>
        <w:rPr>
          <w:b/>
          <w:sz w:val="24"/>
          <w:szCs w:val="24"/>
        </w:rPr>
        <w:t xml:space="preserve">features and spatial features of CAN respectively. </w:t>
      </w:r>
      <w:commentRangeStart w:id="3"/>
      <w:r>
        <w:rPr>
          <w:b/>
          <w:sz w:val="24"/>
          <w:szCs w:val="24"/>
        </w:rPr>
        <w:t>Due to the different functions associated, vehicle CAN messages have different lengths.</w:t>
      </w:r>
      <w:r>
        <w:rPr>
          <w:b/>
          <w:spacing w:val="40"/>
          <w:sz w:val="24"/>
          <w:szCs w:val="24"/>
        </w:rPr>
        <w:t xml:space="preserve"> </w:t>
      </w:r>
      <w:r>
        <w:rPr>
          <w:b/>
          <w:sz w:val="24"/>
          <w:szCs w:val="24"/>
        </w:rPr>
        <w:t>Reinforcement learning is used to dynamically get</w:t>
      </w:r>
      <w:r>
        <w:rPr>
          <w:b/>
          <w:spacing w:val="80"/>
          <w:sz w:val="24"/>
          <w:szCs w:val="24"/>
        </w:rPr>
        <w:t xml:space="preserve"> </w:t>
      </w:r>
      <w:r>
        <w:rPr>
          <w:b/>
          <w:sz w:val="24"/>
          <w:szCs w:val="24"/>
        </w:rPr>
        <w:t>a</w:t>
      </w:r>
      <w:r>
        <w:rPr>
          <w:b/>
          <w:spacing w:val="40"/>
          <w:sz w:val="24"/>
          <w:szCs w:val="24"/>
        </w:rPr>
        <w:t xml:space="preserve"> </w:t>
      </w:r>
      <w:r>
        <w:rPr>
          <w:b/>
          <w:sz w:val="24"/>
          <w:szCs w:val="24"/>
        </w:rPr>
        <w:t>CAN</w:t>
      </w:r>
      <w:r>
        <w:rPr>
          <w:b/>
          <w:spacing w:val="40"/>
          <w:sz w:val="24"/>
          <w:szCs w:val="24"/>
        </w:rPr>
        <w:t xml:space="preserve"> </w:t>
      </w:r>
      <w:r>
        <w:rPr>
          <w:b/>
          <w:sz w:val="24"/>
          <w:szCs w:val="24"/>
        </w:rPr>
        <w:t>package</w:t>
      </w:r>
      <w:r>
        <w:rPr>
          <w:b/>
          <w:spacing w:val="40"/>
          <w:sz w:val="24"/>
          <w:szCs w:val="24"/>
        </w:rPr>
        <w:t xml:space="preserve"> </w:t>
      </w:r>
      <w:r>
        <w:rPr>
          <w:b/>
          <w:sz w:val="24"/>
          <w:szCs w:val="24"/>
        </w:rPr>
        <w:t>which</w:t>
      </w:r>
      <w:r>
        <w:rPr>
          <w:b/>
          <w:spacing w:val="40"/>
          <w:sz w:val="24"/>
          <w:szCs w:val="24"/>
        </w:rPr>
        <w:t xml:space="preserve"> </w:t>
      </w:r>
      <w:r>
        <w:rPr>
          <w:b/>
          <w:sz w:val="24"/>
          <w:szCs w:val="24"/>
        </w:rPr>
        <w:t>acts</w:t>
      </w:r>
      <w:r>
        <w:rPr>
          <w:b/>
          <w:spacing w:val="40"/>
          <w:sz w:val="24"/>
          <w:szCs w:val="24"/>
        </w:rPr>
        <w:t xml:space="preserve"> </w:t>
      </w:r>
      <w:r>
        <w:rPr>
          <w:b/>
          <w:sz w:val="24"/>
          <w:szCs w:val="24"/>
        </w:rPr>
        <w:t>as</w:t>
      </w:r>
      <w:r>
        <w:rPr>
          <w:b/>
          <w:spacing w:val="40"/>
          <w:sz w:val="24"/>
          <w:szCs w:val="24"/>
        </w:rPr>
        <w:t xml:space="preserve"> </w:t>
      </w:r>
      <w:r>
        <w:rPr>
          <w:b/>
          <w:sz w:val="24"/>
          <w:szCs w:val="24"/>
        </w:rPr>
        <w:t>a</w:t>
      </w:r>
      <w:r>
        <w:rPr>
          <w:b/>
          <w:spacing w:val="40"/>
          <w:sz w:val="24"/>
          <w:szCs w:val="24"/>
        </w:rPr>
        <w:t xml:space="preserve"> </w:t>
      </w:r>
      <w:r>
        <w:rPr>
          <w:b/>
          <w:sz w:val="24"/>
          <w:szCs w:val="24"/>
        </w:rPr>
        <w:t>sample</w:t>
      </w:r>
      <w:r>
        <w:rPr>
          <w:b/>
          <w:spacing w:val="40"/>
          <w:sz w:val="24"/>
          <w:szCs w:val="24"/>
        </w:rPr>
        <w:t xml:space="preserve"> </w:t>
      </w:r>
      <w:r>
        <w:rPr>
          <w:b/>
          <w:sz w:val="24"/>
          <w:szCs w:val="24"/>
        </w:rPr>
        <w:t>sent</w:t>
      </w:r>
      <w:r>
        <w:rPr>
          <w:b/>
          <w:spacing w:val="40"/>
          <w:sz w:val="24"/>
          <w:szCs w:val="24"/>
        </w:rPr>
        <w:t xml:space="preserve"> </w:t>
      </w:r>
      <w:r>
        <w:rPr>
          <w:b/>
          <w:sz w:val="24"/>
          <w:szCs w:val="24"/>
        </w:rPr>
        <w:t>to</w:t>
      </w:r>
      <w:r>
        <w:rPr>
          <w:b/>
          <w:spacing w:val="40"/>
          <w:sz w:val="24"/>
          <w:szCs w:val="24"/>
        </w:rPr>
        <w:t xml:space="preserve"> </w:t>
      </w:r>
      <w:r>
        <w:rPr>
          <w:b/>
          <w:sz w:val="24"/>
          <w:szCs w:val="24"/>
        </w:rPr>
        <w:t>the proposed</w:t>
      </w:r>
      <w:r>
        <w:rPr>
          <w:b/>
          <w:spacing w:val="40"/>
          <w:sz w:val="24"/>
          <w:szCs w:val="24"/>
        </w:rPr>
        <w:t xml:space="preserve"> </w:t>
      </w:r>
      <w:r>
        <w:rPr>
          <w:b/>
          <w:sz w:val="24"/>
          <w:szCs w:val="24"/>
        </w:rPr>
        <w:t xml:space="preserve">model. </w:t>
      </w:r>
      <w:commentRangeEnd w:id="3"/>
      <w:r w:rsidR="006651A3">
        <w:rPr>
          <w:rStyle w:val="a4"/>
        </w:rPr>
        <w:commentReference w:id="3"/>
      </w:r>
      <w:r>
        <w:rPr>
          <w:b/>
          <w:sz w:val="24"/>
          <w:szCs w:val="24"/>
        </w:rPr>
        <w:t>A method to convert original CAN data to graph</w:t>
      </w:r>
      <w:r>
        <w:rPr>
          <w:b/>
          <w:spacing w:val="80"/>
          <w:sz w:val="24"/>
          <w:szCs w:val="24"/>
        </w:rPr>
        <w:t xml:space="preserve"> </w:t>
      </w:r>
      <w:r>
        <w:rPr>
          <w:b/>
          <w:sz w:val="24"/>
          <w:szCs w:val="24"/>
        </w:rPr>
        <w:t>data using its time sequence feature is also proposed. Both the CNN and the GNN of</w:t>
      </w:r>
      <w:r>
        <w:rPr>
          <w:b/>
          <w:spacing w:val="40"/>
          <w:sz w:val="24"/>
          <w:szCs w:val="24"/>
        </w:rPr>
        <w:t xml:space="preserve"> </w:t>
      </w:r>
      <w:r>
        <w:rPr>
          <w:b/>
          <w:sz w:val="24"/>
          <w:szCs w:val="24"/>
        </w:rPr>
        <w:t xml:space="preserve">the proposed model are optimized using MOEA. CNN inherits the weights of parents, and GNN inherits the weights of </w:t>
      </w:r>
      <w:proofErr w:type="spellStart"/>
      <w:r>
        <w:rPr>
          <w:b/>
          <w:sz w:val="24"/>
          <w:szCs w:val="24"/>
        </w:rPr>
        <w:t>supernet</w:t>
      </w:r>
      <w:proofErr w:type="spellEnd"/>
      <w:r>
        <w:rPr>
          <w:b/>
          <w:sz w:val="24"/>
          <w:szCs w:val="24"/>
        </w:rPr>
        <w:t xml:space="preserve"> in the evolution</w:t>
      </w:r>
      <w:r>
        <w:rPr>
          <w:b/>
          <w:spacing w:val="-1"/>
          <w:sz w:val="24"/>
          <w:szCs w:val="24"/>
        </w:rPr>
        <w:t xml:space="preserve"> </w:t>
      </w:r>
      <w:r>
        <w:rPr>
          <w:b/>
          <w:sz w:val="24"/>
          <w:szCs w:val="24"/>
        </w:rPr>
        <w:t>process.</w:t>
      </w:r>
      <w:r>
        <w:rPr>
          <w:b/>
          <w:spacing w:val="-1"/>
          <w:sz w:val="24"/>
          <w:szCs w:val="24"/>
        </w:rPr>
        <w:t xml:space="preserve"> </w:t>
      </w:r>
      <w:r>
        <w:rPr>
          <w:b/>
          <w:sz w:val="24"/>
          <w:szCs w:val="24"/>
        </w:rPr>
        <w:t>This weight</w:t>
      </w:r>
      <w:r>
        <w:rPr>
          <w:b/>
          <w:spacing w:val="-1"/>
          <w:sz w:val="24"/>
          <w:szCs w:val="24"/>
        </w:rPr>
        <w:t xml:space="preserve"> </w:t>
      </w:r>
      <w:r>
        <w:rPr>
          <w:b/>
          <w:sz w:val="24"/>
          <w:szCs w:val="24"/>
        </w:rPr>
        <w:t>sharing</w:t>
      </w:r>
      <w:r>
        <w:rPr>
          <w:b/>
          <w:spacing w:val="-1"/>
          <w:sz w:val="24"/>
          <w:szCs w:val="24"/>
        </w:rPr>
        <w:t xml:space="preserve"> </w:t>
      </w:r>
      <w:r>
        <w:rPr>
          <w:b/>
          <w:sz w:val="24"/>
          <w:szCs w:val="24"/>
        </w:rPr>
        <w:t>speeds up the</w:t>
      </w:r>
      <w:r>
        <w:rPr>
          <w:b/>
          <w:spacing w:val="-1"/>
          <w:sz w:val="24"/>
          <w:szCs w:val="24"/>
        </w:rPr>
        <w:t xml:space="preserve"> </w:t>
      </w:r>
      <w:r>
        <w:rPr>
          <w:b/>
          <w:sz w:val="24"/>
          <w:szCs w:val="24"/>
        </w:rPr>
        <w:t>individual fitness</w:t>
      </w:r>
      <w:r>
        <w:rPr>
          <w:b/>
          <w:spacing w:val="-8"/>
          <w:sz w:val="24"/>
          <w:szCs w:val="24"/>
        </w:rPr>
        <w:t xml:space="preserve"> </w:t>
      </w:r>
      <w:r>
        <w:rPr>
          <w:b/>
          <w:sz w:val="24"/>
          <w:szCs w:val="24"/>
        </w:rPr>
        <w:t>evaluation.</w:t>
      </w:r>
      <w:r>
        <w:rPr>
          <w:b/>
          <w:spacing w:val="-8"/>
          <w:sz w:val="24"/>
          <w:szCs w:val="24"/>
        </w:rPr>
        <w:t xml:space="preserve"> </w:t>
      </w:r>
      <w:r>
        <w:rPr>
          <w:b/>
          <w:sz w:val="24"/>
          <w:szCs w:val="24"/>
        </w:rPr>
        <w:t>We</w:t>
      </w:r>
      <w:r>
        <w:rPr>
          <w:b/>
          <w:spacing w:val="-8"/>
          <w:sz w:val="24"/>
          <w:szCs w:val="24"/>
        </w:rPr>
        <w:t xml:space="preserve"> </w:t>
      </w:r>
      <w:r>
        <w:rPr>
          <w:b/>
          <w:sz w:val="24"/>
          <w:szCs w:val="24"/>
        </w:rPr>
        <w:t>performed</w:t>
      </w:r>
      <w:r>
        <w:rPr>
          <w:b/>
          <w:spacing w:val="-8"/>
          <w:sz w:val="24"/>
          <w:szCs w:val="24"/>
        </w:rPr>
        <w:t xml:space="preserve"> </w:t>
      </w:r>
      <w:r>
        <w:rPr>
          <w:b/>
          <w:sz w:val="24"/>
          <w:szCs w:val="24"/>
        </w:rPr>
        <w:t>an</w:t>
      </w:r>
      <w:r>
        <w:rPr>
          <w:b/>
          <w:spacing w:val="-9"/>
          <w:sz w:val="24"/>
          <w:szCs w:val="24"/>
        </w:rPr>
        <w:t xml:space="preserve"> </w:t>
      </w:r>
      <w:r>
        <w:rPr>
          <w:b/>
          <w:sz w:val="24"/>
          <w:szCs w:val="24"/>
        </w:rPr>
        <w:t>experimental</w:t>
      </w:r>
      <w:r>
        <w:rPr>
          <w:b/>
          <w:spacing w:val="-8"/>
          <w:sz w:val="24"/>
          <w:szCs w:val="24"/>
        </w:rPr>
        <w:t xml:space="preserve"> </w:t>
      </w:r>
      <w:r>
        <w:rPr>
          <w:b/>
          <w:sz w:val="24"/>
          <w:szCs w:val="24"/>
        </w:rPr>
        <w:t>study</w:t>
      </w:r>
      <w:r>
        <w:rPr>
          <w:b/>
          <w:spacing w:val="-8"/>
          <w:sz w:val="24"/>
          <w:szCs w:val="24"/>
        </w:rPr>
        <w:t xml:space="preserve"> </w:t>
      </w:r>
      <w:r>
        <w:rPr>
          <w:b/>
          <w:sz w:val="24"/>
          <w:szCs w:val="24"/>
        </w:rPr>
        <w:t>using</w:t>
      </w:r>
      <w:r>
        <w:rPr>
          <w:b/>
          <w:spacing w:val="-8"/>
          <w:sz w:val="24"/>
          <w:szCs w:val="24"/>
        </w:rPr>
        <w:t xml:space="preserve"> </w:t>
      </w:r>
      <w:r>
        <w:rPr>
          <w:b/>
          <w:sz w:val="24"/>
          <w:szCs w:val="24"/>
        </w:rPr>
        <w:t xml:space="preserve">the dataset collected from the real world to evaluate our intrusion detection model. After the network evolution, the GNN flops decreased to 40% of the </w:t>
      </w:r>
      <w:proofErr w:type="spellStart"/>
      <w:r>
        <w:rPr>
          <w:b/>
          <w:sz w:val="24"/>
          <w:szCs w:val="24"/>
        </w:rPr>
        <w:t>supernet</w:t>
      </w:r>
      <w:proofErr w:type="spellEnd"/>
      <w:r>
        <w:rPr>
          <w:b/>
          <w:sz w:val="24"/>
          <w:szCs w:val="24"/>
        </w:rPr>
        <w:t>, but the intrusion detection accuracy</w:t>
      </w:r>
      <w:r>
        <w:rPr>
          <w:b/>
          <w:spacing w:val="-2"/>
          <w:sz w:val="24"/>
          <w:szCs w:val="24"/>
        </w:rPr>
        <w:t xml:space="preserve"> </w:t>
      </w:r>
      <w:r>
        <w:rPr>
          <w:b/>
          <w:sz w:val="24"/>
          <w:szCs w:val="24"/>
        </w:rPr>
        <w:t>reaches</w:t>
      </w:r>
      <w:r>
        <w:rPr>
          <w:b/>
          <w:spacing w:val="-2"/>
          <w:sz w:val="24"/>
          <w:szCs w:val="24"/>
        </w:rPr>
        <w:t xml:space="preserve"> </w:t>
      </w:r>
      <w:r>
        <w:rPr>
          <w:b/>
          <w:sz w:val="24"/>
          <w:szCs w:val="24"/>
        </w:rPr>
        <w:t>more</w:t>
      </w:r>
      <w:r>
        <w:rPr>
          <w:b/>
          <w:spacing w:val="-2"/>
          <w:sz w:val="24"/>
          <w:szCs w:val="24"/>
        </w:rPr>
        <w:t xml:space="preserve"> </w:t>
      </w:r>
      <w:r>
        <w:rPr>
          <w:b/>
          <w:sz w:val="24"/>
          <w:szCs w:val="24"/>
        </w:rPr>
        <w:t>than</w:t>
      </w:r>
      <w:r>
        <w:rPr>
          <w:b/>
          <w:spacing w:val="-2"/>
          <w:sz w:val="24"/>
          <w:szCs w:val="24"/>
        </w:rPr>
        <w:t xml:space="preserve"> </w:t>
      </w:r>
      <w:r>
        <w:rPr>
          <w:b/>
          <w:sz w:val="24"/>
          <w:szCs w:val="24"/>
        </w:rPr>
        <w:t>95%.</w:t>
      </w:r>
      <w:r>
        <w:rPr>
          <w:b/>
          <w:spacing w:val="-2"/>
          <w:sz w:val="24"/>
          <w:szCs w:val="24"/>
        </w:rPr>
        <w:t xml:space="preserve"> </w:t>
      </w:r>
      <w:r>
        <w:rPr>
          <w:b/>
          <w:sz w:val="24"/>
          <w:szCs w:val="24"/>
        </w:rPr>
        <w:t>The</w:t>
      </w:r>
      <w:r>
        <w:rPr>
          <w:b/>
          <w:spacing w:val="-2"/>
          <w:sz w:val="24"/>
          <w:szCs w:val="24"/>
        </w:rPr>
        <w:t xml:space="preserve"> </w:t>
      </w:r>
      <w:r>
        <w:rPr>
          <w:b/>
          <w:sz w:val="24"/>
          <w:szCs w:val="24"/>
        </w:rPr>
        <w:t>accuracy</w:t>
      </w:r>
      <w:r>
        <w:rPr>
          <w:b/>
          <w:spacing w:val="-2"/>
          <w:sz w:val="24"/>
          <w:szCs w:val="24"/>
        </w:rPr>
        <w:t xml:space="preserve"> </w:t>
      </w:r>
      <w:r>
        <w:rPr>
          <w:b/>
          <w:sz w:val="24"/>
          <w:szCs w:val="24"/>
        </w:rPr>
        <w:t>of</w:t>
      </w:r>
      <w:r>
        <w:rPr>
          <w:b/>
          <w:spacing w:val="-2"/>
          <w:sz w:val="24"/>
          <w:szCs w:val="24"/>
        </w:rPr>
        <w:t xml:space="preserve"> </w:t>
      </w:r>
      <w:r>
        <w:rPr>
          <w:b/>
          <w:sz w:val="24"/>
          <w:szCs w:val="24"/>
        </w:rPr>
        <w:t>CNN</w:t>
      </w:r>
      <w:r>
        <w:rPr>
          <w:b/>
          <w:spacing w:val="-2"/>
          <w:sz w:val="24"/>
          <w:szCs w:val="24"/>
        </w:rPr>
        <w:t xml:space="preserve"> </w:t>
      </w:r>
      <w:r>
        <w:rPr>
          <w:b/>
          <w:sz w:val="24"/>
          <w:szCs w:val="24"/>
        </w:rPr>
        <w:t>was</w:t>
      </w:r>
      <w:r>
        <w:rPr>
          <w:b/>
          <w:spacing w:val="-2"/>
          <w:sz w:val="24"/>
          <w:szCs w:val="24"/>
        </w:rPr>
        <w:t xml:space="preserve"> </w:t>
      </w:r>
      <w:r>
        <w:rPr>
          <w:b/>
          <w:sz w:val="24"/>
          <w:szCs w:val="24"/>
        </w:rPr>
        <w:t>also improved by 5% compared with the best individual of the first generation.</w:t>
      </w:r>
      <w:r>
        <w:rPr>
          <w:b/>
          <w:spacing w:val="-3"/>
          <w:sz w:val="24"/>
          <w:szCs w:val="24"/>
        </w:rPr>
        <w:t xml:space="preserve"> </w:t>
      </w:r>
      <w:r>
        <w:rPr>
          <w:b/>
          <w:sz w:val="24"/>
          <w:szCs w:val="24"/>
        </w:rPr>
        <w:t>The</w:t>
      </w:r>
      <w:r>
        <w:rPr>
          <w:b/>
          <w:spacing w:val="-3"/>
          <w:sz w:val="24"/>
          <w:szCs w:val="24"/>
        </w:rPr>
        <w:t xml:space="preserve"> </w:t>
      </w:r>
      <w:r>
        <w:rPr>
          <w:b/>
          <w:sz w:val="24"/>
          <w:szCs w:val="24"/>
        </w:rPr>
        <w:t>accuracy</w:t>
      </w:r>
      <w:r>
        <w:rPr>
          <w:b/>
          <w:spacing w:val="-3"/>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intrusion</w:t>
      </w:r>
      <w:r>
        <w:rPr>
          <w:b/>
          <w:spacing w:val="-3"/>
          <w:sz w:val="24"/>
          <w:szCs w:val="24"/>
        </w:rPr>
        <w:t xml:space="preserve"> </w:t>
      </w:r>
      <w:r>
        <w:rPr>
          <w:b/>
          <w:sz w:val="24"/>
          <w:szCs w:val="24"/>
        </w:rPr>
        <w:t>detection</w:t>
      </w:r>
      <w:r>
        <w:rPr>
          <w:b/>
          <w:spacing w:val="-3"/>
          <w:sz w:val="24"/>
          <w:szCs w:val="24"/>
        </w:rPr>
        <w:t xml:space="preserve"> </w:t>
      </w:r>
      <w:r>
        <w:rPr>
          <w:b/>
          <w:sz w:val="24"/>
          <w:szCs w:val="24"/>
        </w:rPr>
        <w:t>by</w:t>
      </w:r>
      <w:r>
        <w:rPr>
          <w:b/>
          <w:spacing w:val="-3"/>
          <w:sz w:val="24"/>
          <w:szCs w:val="24"/>
        </w:rPr>
        <w:t xml:space="preserve"> </w:t>
      </w:r>
      <w:r>
        <w:rPr>
          <w:b/>
          <w:sz w:val="24"/>
          <w:szCs w:val="24"/>
        </w:rPr>
        <w:t>combining the two models is more than 99%</w:t>
      </w:r>
      <w:ins w:id="4" w:author="Tian Shan" w:date="2022-06-05T06:27:00Z">
        <w:r w:rsidR="009742DF">
          <w:rPr>
            <w:b/>
            <w:sz w:val="24"/>
            <w:szCs w:val="24"/>
          </w:rPr>
          <w:t xml:space="preserve">, </w:t>
        </w:r>
      </w:ins>
      <w:ins w:id="5" w:author="Tian Shan" w:date="2022-06-05T06:29:00Z">
        <w:r w:rsidR="009742DF">
          <w:rPr>
            <w:b/>
            <w:sz w:val="24"/>
            <w:szCs w:val="24"/>
          </w:rPr>
          <w:t xml:space="preserve">4% </w:t>
        </w:r>
      </w:ins>
      <w:ins w:id="6" w:author="Tian Shan" w:date="2022-06-05T06:27:00Z">
        <w:r w:rsidR="009742DF">
          <w:rPr>
            <w:b/>
            <w:sz w:val="24"/>
            <w:szCs w:val="24"/>
          </w:rPr>
          <w:t xml:space="preserve">higher than </w:t>
        </w:r>
      </w:ins>
      <w:ins w:id="7" w:author="Tian Shan" w:date="2022-06-05T06:29:00Z">
        <w:r w:rsidR="006651A3">
          <w:rPr>
            <w:b/>
            <w:sz w:val="24"/>
            <w:szCs w:val="24"/>
            <w:lang w:eastAsia="zh-CN"/>
          </w:rPr>
          <w:t>the model without RL</w:t>
        </w:r>
      </w:ins>
      <w:r>
        <w:rPr>
          <w:rFonts w:hint="eastAsia"/>
          <w:b/>
          <w:sz w:val="24"/>
          <w:szCs w:val="24"/>
          <w:lang w:eastAsia="zh-CN"/>
        </w:rPr>
        <w:t>.</w:t>
      </w:r>
    </w:p>
    <w:p w14:paraId="52B48738" w14:textId="77777777" w:rsidR="001A0B28" w:rsidRDefault="001A0B28" w:rsidP="001A0B28">
      <w:pPr>
        <w:spacing w:before="127" w:line="230" w:lineRule="auto"/>
        <w:ind w:firstLine="198"/>
        <w:jc w:val="both"/>
        <w:rPr>
          <w:b/>
          <w:sz w:val="24"/>
          <w:szCs w:val="24"/>
        </w:rPr>
      </w:pPr>
      <w:r>
        <w:rPr>
          <w:rFonts w:ascii="Georgia-BoldItalic" w:hAnsi="Georgia-BoldItalic"/>
          <w:b/>
          <w:i/>
          <w:w w:val="95"/>
          <w:sz w:val="24"/>
          <w:szCs w:val="24"/>
        </w:rPr>
        <w:t>Index Terms</w:t>
      </w:r>
      <w:r>
        <w:rPr>
          <w:b/>
          <w:w w:val="95"/>
          <w:sz w:val="24"/>
          <w:szCs w:val="24"/>
        </w:rPr>
        <w:t>—</w:t>
      </w:r>
      <w:r>
        <w:rPr>
          <w:b/>
          <w:sz w:val="24"/>
          <w:szCs w:val="24"/>
        </w:rPr>
        <w:t>Intrusion Detection of Controller Area Network (CAN),</w:t>
      </w:r>
      <w:r>
        <w:rPr>
          <w:b/>
          <w:spacing w:val="-5"/>
          <w:sz w:val="24"/>
          <w:szCs w:val="24"/>
        </w:rPr>
        <w:t xml:space="preserve"> </w:t>
      </w:r>
      <w:r>
        <w:rPr>
          <w:b/>
          <w:sz w:val="24"/>
          <w:szCs w:val="24"/>
        </w:rPr>
        <w:t>Multi-Objective</w:t>
      </w:r>
      <w:r>
        <w:rPr>
          <w:b/>
          <w:spacing w:val="-4"/>
          <w:sz w:val="24"/>
          <w:szCs w:val="24"/>
        </w:rPr>
        <w:t xml:space="preserve"> </w:t>
      </w:r>
      <w:r>
        <w:rPr>
          <w:b/>
          <w:sz w:val="24"/>
          <w:szCs w:val="24"/>
        </w:rPr>
        <w:t>Evolutionary</w:t>
      </w:r>
      <w:r>
        <w:rPr>
          <w:b/>
          <w:spacing w:val="-5"/>
          <w:sz w:val="24"/>
          <w:szCs w:val="24"/>
        </w:rPr>
        <w:t xml:space="preserve"> </w:t>
      </w:r>
      <w:r>
        <w:rPr>
          <w:b/>
          <w:sz w:val="24"/>
          <w:szCs w:val="24"/>
        </w:rPr>
        <w:t>Algorithm</w:t>
      </w:r>
      <w:r>
        <w:rPr>
          <w:b/>
          <w:spacing w:val="-4"/>
          <w:sz w:val="24"/>
          <w:szCs w:val="24"/>
        </w:rPr>
        <w:t xml:space="preserve"> </w:t>
      </w:r>
      <w:r>
        <w:rPr>
          <w:b/>
          <w:sz w:val="24"/>
          <w:szCs w:val="24"/>
        </w:rPr>
        <w:t>(MOEA),</w:t>
      </w:r>
      <w:r>
        <w:rPr>
          <w:b/>
          <w:spacing w:val="-5"/>
          <w:sz w:val="24"/>
          <w:szCs w:val="24"/>
        </w:rPr>
        <w:t xml:space="preserve"> </w:t>
      </w:r>
      <w:r>
        <w:rPr>
          <w:b/>
          <w:sz w:val="24"/>
          <w:szCs w:val="24"/>
        </w:rPr>
        <w:t>graph neural network (GNN), convolutional neural network (CNN)</w:t>
      </w:r>
    </w:p>
    <w:p w14:paraId="41E19609" w14:textId="77777777" w:rsidR="001A0B28" w:rsidRDefault="001A0B28" w:rsidP="001A0B28">
      <w:pPr>
        <w:pStyle w:val="a7"/>
        <w:numPr>
          <w:ilvl w:val="0"/>
          <w:numId w:val="1"/>
        </w:numPr>
        <w:tabs>
          <w:tab w:val="left" w:pos="2089"/>
        </w:tabs>
        <w:jc w:val="center"/>
        <w:rPr>
          <w:sz w:val="28"/>
          <w:szCs w:val="28"/>
        </w:rPr>
      </w:pPr>
      <w:r>
        <w:rPr>
          <w:spacing w:val="-2"/>
          <w:sz w:val="28"/>
          <w:szCs w:val="28"/>
        </w:rPr>
        <w:t>INTRODUCTION</w:t>
      </w:r>
    </w:p>
    <w:p w14:paraId="0645BED3" w14:textId="3607688C" w:rsidR="001A0B28" w:rsidRDefault="001A0B28" w:rsidP="00F8092A">
      <w:pPr>
        <w:pStyle w:val="a5"/>
        <w:spacing w:line="250" w:lineRule="auto"/>
        <w:ind w:firstLineChars="200" w:firstLine="480"/>
        <w:jc w:val="both"/>
        <w:rPr>
          <w:sz w:val="24"/>
          <w:szCs w:val="24"/>
        </w:rPr>
      </w:pPr>
      <w:r>
        <w:rPr>
          <w:sz w:val="24"/>
          <w:szCs w:val="24"/>
        </w:rPr>
        <w:t>In the last few decades, the implementation of automotive electronics</w:t>
      </w:r>
      <w:r>
        <w:rPr>
          <w:spacing w:val="38"/>
          <w:sz w:val="24"/>
          <w:szCs w:val="24"/>
        </w:rPr>
        <w:t xml:space="preserve"> </w:t>
      </w:r>
      <w:r>
        <w:rPr>
          <w:sz w:val="24"/>
          <w:szCs w:val="24"/>
        </w:rPr>
        <w:t>has</w:t>
      </w:r>
      <w:r>
        <w:rPr>
          <w:spacing w:val="38"/>
          <w:sz w:val="24"/>
          <w:szCs w:val="24"/>
        </w:rPr>
        <w:t xml:space="preserve"> </w:t>
      </w:r>
      <w:r>
        <w:rPr>
          <w:sz w:val="24"/>
          <w:szCs w:val="24"/>
        </w:rPr>
        <w:t>experienced</w:t>
      </w:r>
      <w:r>
        <w:rPr>
          <w:spacing w:val="38"/>
          <w:sz w:val="24"/>
          <w:szCs w:val="24"/>
        </w:rPr>
        <w:t xml:space="preserve"> </w:t>
      </w:r>
      <w:r>
        <w:rPr>
          <w:sz w:val="24"/>
          <w:szCs w:val="24"/>
        </w:rPr>
        <w:t>a</w:t>
      </w:r>
      <w:r>
        <w:rPr>
          <w:spacing w:val="38"/>
          <w:sz w:val="24"/>
          <w:szCs w:val="24"/>
        </w:rPr>
        <w:t xml:space="preserve"> </w:t>
      </w:r>
      <w:r>
        <w:rPr>
          <w:sz w:val="24"/>
          <w:szCs w:val="24"/>
        </w:rPr>
        <w:t>rapid</w:t>
      </w:r>
      <w:r>
        <w:rPr>
          <w:spacing w:val="38"/>
          <w:sz w:val="24"/>
          <w:szCs w:val="24"/>
        </w:rPr>
        <w:t xml:space="preserve"> </w:t>
      </w:r>
      <w:r>
        <w:rPr>
          <w:sz w:val="24"/>
          <w:szCs w:val="24"/>
        </w:rPr>
        <w:t>growth</w:t>
      </w:r>
      <w:r>
        <w:rPr>
          <w:spacing w:val="38"/>
          <w:sz w:val="24"/>
          <w:szCs w:val="24"/>
        </w:rPr>
        <w:t xml:space="preserve"> </w:t>
      </w:r>
      <w:r>
        <w:rPr>
          <w:spacing w:val="38"/>
          <w:sz w:val="24"/>
          <w:szCs w:val="24"/>
        </w:rPr>
        <w:fldChar w:fldCharType="begin"/>
      </w:r>
      <w:r>
        <w:rPr>
          <w:spacing w:val="38"/>
          <w:sz w:val="24"/>
          <w:szCs w:val="24"/>
        </w:rPr>
        <w:instrText xml:space="preserve"> ADDIN EN.CITE &lt;EndNote&gt;&lt;Cite&gt;&lt;Author&gt;Prasad&lt;/Author&gt;&lt;Year&gt;2021&lt;/Year&gt;&lt;RecNum&gt;282&lt;/RecNum&gt;&lt;DisplayText&gt;[1]&lt;/DisplayText&gt;&lt;record&gt;&lt;rec-number&gt;282&lt;/rec-number&gt;&lt;foreign-keys&gt;&lt;key app="EN" db-id="2wz0zrfe22d05tepfsuxap2t9vedw90rwez5" timestamp="1654366385"&gt;282&lt;/key&gt;&lt;/foreign-keys&gt;&lt;ref-type name="Conference Proceedings"&gt;10&lt;/ref-type&gt;&lt;contributors&gt;&lt;authors&gt;&lt;author&gt;A. Prasad&lt;/author&gt;&lt;author&gt;P. Shanthi&lt;/author&gt;&lt;/authors&gt;&lt;/contributors&gt;&lt;titles&gt;&lt;title&gt;Automotive Electronic Control Unit Reprogramming Using Delta Method-A Review&lt;/title&gt;&lt;secondary-title&gt;2021 Asian Conference on Innovation in Technology (ASIANCON)&lt;/secondary-title&gt;&lt;alt-title&gt;2021 Asian Conference on Innovation in Technology (ASIANCON)&lt;/alt-title&gt;&lt;/titles&gt;&lt;pages&gt;1-6&lt;/pages&gt;&lt;dates&gt;&lt;year&gt;2021&lt;/year&gt;&lt;pub-dates&gt;&lt;date&gt;27-29 Aug. 2021&lt;/date&gt;&lt;/pub-dates&gt;&lt;/dates&gt;&lt;urls&gt;&lt;/urls&gt;&lt;electronic-resource-num&gt;10.1109/ASIANCON51346.2021.9544595&lt;/electronic-resource-num&gt;&lt;/record&gt;&lt;/Cite&gt;&lt;/EndNote&gt;</w:instrText>
      </w:r>
      <w:r>
        <w:rPr>
          <w:spacing w:val="38"/>
          <w:sz w:val="24"/>
          <w:szCs w:val="24"/>
        </w:rPr>
        <w:fldChar w:fldCharType="separate"/>
      </w:r>
      <w:r>
        <w:rPr>
          <w:noProof/>
          <w:spacing w:val="38"/>
          <w:sz w:val="24"/>
          <w:szCs w:val="24"/>
        </w:rPr>
        <w:t>[</w:t>
      </w:r>
      <w:hyperlink w:anchor="_ENREF_1" w:tooltip="Prasad, 2021 #282" w:history="1">
        <w:r w:rsidR="00F662A4">
          <w:rPr>
            <w:noProof/>
            <w:spacing w:val="38"/>
            <w:sz w:val="24"/>
            <w:szCs w:val="24"/>
          </w:rPr>
          <w:t>1</w:t>
        </w:r>
      </w:hyperlink>
      <w:r>
        <w:rPr>
          <w:noProof/>
          <w:spacing w:val="38"/>
          <w:sz w:val="24"/>
          <w:szCs w:val="24"/>
        </w:rPr>
        <w:t>]</w:t>
      </w:r>
      <w:r>
        <w:rPr>
          <w:spacing w:val="38"/>
          <w:sz w:val="24"/>
          <w:szCs w:val="24"/>
        </w:rPr>
        <w:fldChar w:fldCharType="end"/>
      </w:r>
      <w:r>
        <w:rPr>
          <w:sz w:val="24"/>
          <w:szCs w:val="24"/>
        </w:rPr>
        <w:t>.</w:t>
      </w:r>
      <w:r>
        <w:rPr>
          <w:spacing w:val="38"/>
          <w:sz w:val="24"/>
          <w:szCs w:val="24"/>
        </w:rPr>
        <w:t xml:space="preserve"> </w:t>
      </w:r>
      <w:r>
        <w:rPr>
          <w:sz w:val="24"/>
          <w:szCs w:val="24"/>
        </w:rPr>
        <w:t>This</w:t>
      </w:r>
      <w:r>
        <w:rPr>
          <w:spacing w:val="38"/>
          <w:sz w:val="24"/>
          <w:szCs w:val="24"/>
        </w:rPr>
        <w:t xml:space="preserve"> </w:t>
      </w:r>
      <w:r>
        <w:rPr>
          <w:sz w:val="24"/>
          <w:szCs w:val="24"/>
        </w:rPr>
        <w:t>trend has</w:t>
      </w:r>
      <w:r>
        <w:rPr>
          <w:spacing w:val="38"/>
          <w:sz w:val="24"/>
          <w:szCs w:val="24"/>
        </w:rPr>
        <w:t xml:space="preserve"> </w:t>
      </w:r>
      <w:r>
        <w:rPr>
          <w:sz w:val="24"/>
          <w:szCs w:val="24"/>
        </w:rPr>
        <w:t>resulted</w:t>
      </w:r>
      <w:r>
        <w:rPr>
          <w:spacing w:val="38"/>
          <w:sz w:val="24"/>
          <w:szCs w:val="24"/>
        </w:rPr>
        <w:t xml:space="preserve"> </w:t>
      </w:r>
      <w:r>
        <w:rPr>
          <w:sz w:val="24"/>
          <w:szCs w:val="24"/>
        </w:rPr>
        <w:t>in</w:t>
      </w:r>
      <w:r>
        <w:rPr>
          <w:spacing w:val="38"/>
          <w:sz w:val="24"/>
          <w:szCs w:val="24"/>
        </w:rPr>
        <w:t xml:space="preserve"> </w:t>
      </w:r>
      <w:r>
        <w:rPr>
          <w:sz w:val="24"/>
          <w:szCs w:val="24"/>
        </w:rPr>
        <w:t>several</w:t>
      </w:r>
      <w:r>
        <w:rPr>
          <w:spacing w:val="38"/>
          <w:sz w:val="24"/>
          <w:szCs w:val="24"/>
        </w:rPr>
        <w:t xml:space="preserve"> </w:t>
      </w:r>
      <w:r>
        <w:rPr>
          <w:sz w:val="24"/>
          <w:szCs w:val="24"/>
        </w:rPr>
        <w:t>changes</w:t>
      </w:r>
      <w:r>
        <w:rPr>
          <w:spacing w:val="39"/>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vehicular</w:t>
      </w:r>
      <w:r>
        <w:rPr>
          <w:spacing w:val="38"/>
          <w:sz w:val="24"/>
          <w:szCs w:val="24"/>
        </w:rPr>
        <w:t xml:space="preserve"> </w:t>
      </w:r>
      <w:r>
        <w:rPr>
          <w:spacing w:val="-2"/>
          <w:sz w:val="24"/>
          <w:szCs w:val="24"/>
        </w:rPr>
        <w:t>ecosystem.</w:t>
      </w:r>
      <w:r>
        <w:rPr>
          <w:sz w:val="24"/>
          <w:szCs w:val="24"/>
        </w:rPr>
        <w:t xml:space="preserve"> Drive-by wire (DBW) technology, for example, uses electronic</w:t>
      </w:r>
      <w:r>
        <w:rPr>
          <w:spacing w:val="38"/>
          <w:sz w:val="24"/>
          <w:szCs w:val="24"/>
        </w:rPr>
        <w:t xml:space="preserve"> </w:t>
      </w:r>
      <w:r>
        <w:rPr>
          <w:sz w:val="24"/>
          <w:szCs w:val="24"/>
        </w:rPr>
        <w:lastRenderedPageBreak/>
        <w:t>or</w:t>
      </w:r>
      <w:r>
        <w:rPr>
          <w:spacing w:val="38"/>
          <w:sz w:val="24"/>
          <w:szCs w:val="24"/>
        </w:rPr>
        <w:t xml:space="preserve"> </w:t>
      </w:r>
      <w:r>
        <w:rPr>
          <w:sz w:val="24"/>
          <w:szCs w:val="24"/>
        </w:rPr>
        <w:t>electrical</w:t>
      </w:r>
      <w:r>
        <w:rPr>
          <w:spacing w:val="39"/>
          <w:sz w:val="24"/>
          <w:szCs w:val="24"/>
        </w:rPr>
        <w:t xml:space="preserve"> </w:t>
      </w:r>
      <w:r>
        <w:rPr>
          <w:sz w:val="24"/>
          <w:szCs w:val="24"/>
        </w:rPr>
        <w:t>systems</w:t>
      </w:r>
      <w:r>
        <w:rPr>
          <w:spacing w:val="38"/>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control</w:t>
      </w:r>
      <w:r>
        <w:rPr>
          <w:spacing w:val="39"/>
          <w:sz w:val="24"/>
          <w:szCs w:val="24"/>
        </w:rPr>
        <w:t xml:space="preserve"> </w:t>
      </w:r>
      <w:r>
        <w:rPr>
          <w:sz w:val="24"/>
          <w:szCs w:val="24"/>
        </w:rPr>
        <w:t>systems,</w:t>
      </w:r>
      <w:r>
        <w:rPr>
          <w:spacing w:val="38"/>
          <w:sz w:val="24"/>
          <w:szCs w:val="24"/>
        </w:rPr>
        <w:t xml:space="preserve"> </w:t>
      </w:r>
      <w:r>
        <w:rPr>
          <w:sz w:val="24"/>
          <w:szCs w:val="24"/>
        </w:rPr>
        <w:t>such</w:t>
      </w:r>
      <w:r>
        <w:rPr>
          <w:spacing w:val="38"/>
          <w:sz w:val="24"/>
          <w:szCs w:val="24"/>
        </w:rPr>
        <w:t xml:space="preserve"> </w:t>
      </w:r>
      <w:r>
        <w:rPr>
          <w:sz w:val="24"/>
          <w:szCs w:val="24"/>
        </w:rPr>
        <w:t>as the throttle, brake, and steering, which were traditionally controlled using mechanical linkages. Control Area Networks (CAN) is considered as a simple and</w:t>
      </w:r>
      <w:r>
        <w:rPr>
          <w:spacing w:val="40"/>
          <w:sz w:val="24"/>
          <w:szCs w:val="24"/>
        </w:rPr>
        <w:t xml:space="preserve"> </w:t>
      </w:r>
      <w:r>
        <w:rPr>
          <w:sz w:val="24"/>
          <w:szCs w:val="24"/>
        </w:rPr>
        <w:t>reliable</w:t>
      </w:r>
      <w:r>
        <w:rPr>
          <w:spacing w:val="40"/>
          <w:sz w:val="24"/>
          <w:szCs w:val="24"/>
        </w:rPr>
        <w:t xml:space="preserve"> </w:t>
      </w:r>
      <w:r>
        <w:rPr>
          <w:sz w:val="24"/>
          <w:szCs w:val="24"/>
        </w:rPr>
        <w:t>communication</w:t>
      </w:r>
      <w:r>
        <w:rPr>
          <w:spacing w:val="40"/>
          <w:sz w:val="24"/>
          <w:szCs w:val="24"/>
        </w:rPr>
        <w:t xml:space="preserve"> </w:t>
      </w:r>
      <w:r>
        <w:rPr>
          <w:sz w:val="24"/>
          <w:szCs w:val="24"/>
        </w:rPr>
        <w:t xml:space="preserve">protocol and a standard </w:t>
      </w:r>
      <w:r>
        <w:rPr>
          <w:spacing w:val="40"/>
          <w:sz w:val="24"/>
          <w:szCs w:val="24"/>
        </w:rPr>
        <w:t xml:space="preserve">for </w:t>
      </w:r>
      <w:r>
        <w:rPr>
          <w:sz w:val="24"/>
          <w:szCs w:val="24"/>
        </w:rPr>
        <w:t xml:space="preserve">in-vehicle network </w:t>
      </w:r>
      <w:r w:rsidR="00F70076">
        <w:rPr>
          <w:sz w:val="24"/>
          <w:szCs w:val="24"/>
        </w:rPr>
        <w:fldChar w:fldCharType="begin"/>
      </w:r>
      <w:r w:rsidR="00F70076">
        <w:rPr>
          <w:sz w:val="24"/>
          <w:szCs w:val="24"/>
        </w:rPr>
        <w:instrText xml:space="preserve"> ADDIN EN.CITE &lt;EndNote&gt;&lt;Cite&gt;&lt;Author&gt;Zhang&lt;/Author&gt;&lt;Year&gt;2020&lt;/Year&gt;&lt;RecNum&gt;283&lt;/RecNum&gt;&lt;DisplayText&gt;[2]&lt;/DisplayText&gt;&lt;record&gt;&lt;rec-number&gt;283&lt;/rec-number&gt;&lt;foreign-keys&gt;&lt;key app="EN" db-id="2wz0zrfe22d05tepfsuxap2t9vedw90rwez5" timestamp="1654382711"&gt;283&lt;/key&gt;&lt;/foreign-keys&gt;&lt;ref-type name="Journal Article"&gt;17&lt;/ref-type&gt;&lt;contributors&gt;&lt;authors&gt;&lt;author&gt;Zhang, Haichun&lt;/author&gt;&lt;author&gt;Meng, Xu&lt;/author&gt;&lt;author&gt;Zhang, Xiong&lt;/author&gt;&lt;author&gt;Liu, Zhenglin&lt;/author&gt;&lt;/authors&gt;&lt;/contributors&gt;&lt;titles&gt;&lt;title&gt;CANsec: A Practical in-Vehicle Controller Area Network Security Evaluation Tool&lt;/title&gt;&lt;secondary-title&gt;Sensors&lt;/secondary-title&gt;&lt;/titles&gt;&lt;periodical&gt;&lt;full-title&gt;Sensors&lt;/full-title&gt;&lt;/periodical&gt;&lt;pages&gt;4900&lt;/pages&gt;&lt;volume&gt;20&lt;/volume&gt;&lt;number&gt;17&lt;/number&gt;&lt;dates&gt;&lt;year&gt;2020&lt;/year&gt;&lt;/dates&gt;&lt;isbn&gt;1424-8220&lt;/isbn&gt;&lt;accession-num&gt;doi:10.3390/s20174900&lt;/accession-num&gt;&lt;urls&gt;&lt;related-urls&gt;&lt;url&gt;https://www.mdpi.com/1424-8220/20/17/4900&lt;/url&gt;&lt;/related-urls&gt;&lt;/urls&gt;&lt;/record&gt;&lt;/Cite&gt;&lt;/EndNote&gt;</w:instrText>
      </w:r>
      <w:r w:rsidR="00F70076">
        <w:rPr>
          <w:sz w:val="24"/>
          <w:szCs w:val="24"/>
        </w:rPr>
        <w:fldChar w:fldCharType="separate"/>
      </w:r>
      <w:r w:rsidR="00F70076">
        <w:rPr>
          <w:noProof/>
          <w:sz w:val="24"/>
          <w:szCs w:val="24"/>
        </w:rPr>
        <w:t>[</w:t>
      </w:r>
      <w:hyperlink w:anchor="_ENREF_2" w:tooltip="Zhang, 2020 #283" w:history="1">
        <w:r w:rsidR="00F662A4">
          <w:rPr>
            <w:noProof/>
            <w:sz w:val="24"/>
            <w:szCs w:val="24"/>
          </w:rPr>
          <w:t>2</w:t>
        </w:r>
      </w:hyperlink>
      <w:r w:rsidR="00F70076">
        <w:rPr>
          <w:noProof/>
          <w:sz w:val="24"/>
          <w:szCs w:val="24"/>
        </w:rPr>
        <w:t>]</w:t>
      </w:r>
      <w:r w:rsidR="00F70076">
        <w:rPr>
          <w:sz w:val="24"/>
          <w:szCs w:val="24"/>
        </w:rPr>
        <w:fldChar w:fldCharType="end"/>
      </w:r>
      <w:r>
        <w:rPr>
          <w:sz w:val="24"/>
          <w:szCs w:val="24"/>
        </w:rPr>
        <w:t xml:space="preserve">, connecting multiple </w:t>
      </w:r>
      <w:r>
        <w:rPr>
          <w:b/>
          <w:bCs/>
          <w:spacing w:val="-1"/>
          <w:sz w:val="24"/>
          <w:szCs w:val="24"/>
          <w:lang w:val="en-AU"/>
        </w:rPr>
        <w:t>electronic control units</w:t>
      </w:r>
      <w:r>
        <w:rPr>
          <w:spacing w:val="-1"/>
          <w:sz w:val="24"/>
          <w:szCs w:val="24"/>
          <w:lang w:val="en-AU"/>
        </w:rPr>
        <w:t> (ECUs)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adoption of</w:t>
      </w:r>
      <w:r>
        <w:rPr>
          <w:spacing w:val="-1"/>
          <w:sz w:val="24"/>
          <w:szCs w:val="24"/>
        </w:rPr>
        <w:t xml:space="preserve"> </w:t>
      </w:r>
      <w:r>
        <w:rPr>
          <w:sz w:val="24"/>
          <w:szCs w:val="24"/>
        </w:rPr>
        <w:t>CAN</w:t>
      </w:r>
      <w:r>
        <w:rPr>
          <w:spacing w:val="-1"/>
          <w:sz w:val="24"/>
          <w:szCs w:val="24"/>
        </w:rPr>
        <w:t xml:space="preserve"> </w:t>
      </w:r>
      <w:r>
        <w:rPr>
          <w:sz w:val="24"/>
          <w:szCs w:val="24"/>
        </w:rPr>
        <w:t xml:space="preserve">accelerates the applications with the emergence of Vehicle-to-Vehicle (V2V) and Vehicle-to-Infrastructure (V2I) communication interfaces </w:t>
      </w:r>
      <w:r w:rsidR="00F70076">
        <w:rPr>
          <w:sz w:val="24"/>
          <w:szCs w:val="24"/>
        </w:rPr>
        <w:fldChar w:fldCharType="begin"/>
      </w:r>
      <w:r w:rsidR="00F70076">
        <w:rPr>
          <w:sz w:val="24"/>
          <w:szCs w:val="24"/>
        </w:rPr>
        <w:instrText xml:space="preserve"> ADDIN EN.CITE &lt;EndNote&gt;&lt;Cite&gt;&lt;Author&gt;Tareq&lt;/Author&gt;&lt;Year&gt;2018&lt;/Year&gt;&lt;RecNum&gt;284&lt;/RecNum&gt;&lt;DisplayText&gt;[3]&lt;/DisplayText&gt;&lt;record&gt;&lt;rec-number&gt;284&lt;/rec-number&gt;&lt;foreign-keys&gt;&lt;key app="EN" db-id="2wz0zrfe22d05tepfsuxap2t9vedw90rwez5" timestamp="1654382806"&gt;284&lt;/key&gt;&lt;/foreign-keys&gt;&lt;ref-type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F70076">
        <w:rPr>
          <w:sz w:val="24"/>
          <w:szCs w:val="24"/>
        </w:rPr>
        <w:fldChar w:fldCharType="separate"/>
      </w:r>
      <w:r w:rsidR="00F70076">
        <w:rPr>
          <w:noProof/>
          <w:sz w:val="24"/>
          <w:szCs w:val="24"/>
        </w:rPr>
        <w:t>[</w:t>
      </w:r>
      <w:hyperlink w:anchor="_ENREF_3" w:tooltip="Tareq, 2018 #284" w:history="1">
        <w:r w:rsidR="00F662A4">
          <w:rPr>
            <w:noProof/>
            <w:sz w:val="24"/>
            <w:szCs w:val="24"/>
          </w:rPr>
          <w:t>3</w:t>
        </w:r>
      </w:hyperlink>
      <w:r w:rsidR="00F70076">
        <w:rPr>
          <w:noProof/>
          <w:sz w:val="24"/>
          <w:szCs w:val="24"/>
        </w:rPr>
        <w:t>]</w:t>
      </w:r>
      <w:r w:rsidR="00F70076">
        <w:rPr>
          <w:sz w:val="24"/>
          <w:szCs w:val="24"/>
        </w:rPr>
        <w:fldChar w:fldCharType="end"/>
      </w:r>
      <w:r>
        <w:rPr>
          <w:sz w:val="24"/>
          <w:szCs w:val="24"/>
        </w:rPr>
        <w:t>. The openness of the vehicular system increases the risk of malicious cyberattacks that can severely threaten human life. However, the conventional in-vehicle networks are tremendously vulnerable to cyberattacks as CAN</w:t>
      </w:r>
      <w:r>
        <w:rPr>
          <w:spacing w:val="40"/>
          <w:sz w:val="24"/>
          <w:szCs w:val="24"/>
        </w:rPr>
        <w:t xml:space="preserve"> </w:t>
      </w:r>
      <w:r>
        <w:rPr>
          <w:sz w:val="24"/>
          <w:szCs w:val="24"/>
        </w:rPr>
        <w:t>was</w:t>
      </w:r>
      <w:r>
        <w:rPr>
          <w:spacing w:val="40"/>
          <w:sz w:val="24"/>
          <w:szCs w:val="24"/>
        </w:rPr>
        <w:t xml:space="preserve"> originally </w:t>
      </w:r>
      <w:r>
        <w:rPr>
          <w:sz w:val="24"/>
          <w:szCs w:val="24"/>
        </w:rPr>
        <w:t>developed</w:t>
      </w:r>
      <w:r>
        <w:rPr>
          <w:spacing w:val="40"/>
          <w:sz w:val="24"/>
          <w:szCs w:val="24"/>
        </w:rPr>
        <w:t xml:space="preserve"> </w:t>
      </w:r>
      <w:r>
        <w:rPr>
          <w:sz w:val="24"/>
          <w:szCs w:val="24"/>
        </w:rPr>
        <w:t>for</w:t>
      </w:r>
      <w:r>
        <w:rPr>
          <w:spacing w:val="40"/>
          <w:sz w:val="24"/>
          <w:szCs w:val="24"/>
        </w:rPr>
        <w:t xml:space="preserve"> </w:t>
      </w:r>
      <w:r>
        <w:rPr>
          <w:sz w:val="24"/>
          <w:szCs w:val="24"/>
        </w:rPr>
        <w:t>an</w:t>
      </w:r>
      <w:r>
        <w:rPr>
          <w:spacing w:val="40"/>
          <w:sz w:val="24"/>
          <w:szCs w:val="24"/>
        </w:rPr>
        <w:t xml:space="preserve"> </w:t>
      </w:r>
      <w:r>
        <w:rPr>
          <w:sz w:val="24"/>
          <w:szCs w:val="24"/>
        </w:rPr>
        <w:t>isolated</w:t>
      </w:r>
      <w:r>
        <w:rPr>
          <w:spacing w:val="40"/>
          <w:sz w:val="24"/>
          <w:szCs w:val="24"/>
        </w:rPr>
        <w:t xml:space="preserve"> </w:t>
      </w:r>
      <w:r>
        <w:rPr>
          <w:sz w:val="24"/>
          <w:szCs w:val="24"/>
        </w:rPr>
        <w:t>physical</w:t>
      </w:r>
      <w:r>
        <w:rPr>
          <w:spacing w:val="40"/>
          <w:sz w:val="24"/>
          <w:szCs w:val="24"/>
        </w:rPr>
        <w:t xml:space="preserve"> </w:t>
      </w:r>
      <w:r>
        <w:rPr>
          <w:sz w:val="24"/>
          <w:szCs w:val="24"/>
        </w:rPr>
        <w:t xml:space="preserve">system. </w:t>
      </w:r>
      <w:r w:rsidRPr="00513543">
        <w:rPr>
          <w:sz w:val="24"/>
          <w:szCs w:val="24"/>
        </w:rPr>
        <w:t>Every ECU on a CAN bus, for example, can receive any ECU-to-ECU communication.</w:t>
      </w:r>
      <w:r>
        <w:rPr>
          <w:sz w:val="24"/>
          <w:szCs w:val="24"/>
        </w:rPr>
        <w:t xml:space="preserve"> Furthermore, a CAN data packet has no sender’s</w:t>
      </w:r>
      <w:r>
        <w:rPr>
          <w:spacing w:val="36"/>
          <w:sz w:val="24"/>
          <w:szCs w:val="24"/>
        </w:rPr>
        <w:t xml:space="preserve"> </w:t>
      </w:r>
      <w:r>
        <w:rPr>
          <w:sz w:val="24"/>
          <w:szCs w:val="24"/>
        </w:rPr>
        <w:t>identification</w:t>
      </w:r>
      <w:r>
        <w:rPr>
          <w:spacing w:val="37"/>
          <w:sz w:val="24"/>
          <w:szCs w:val="24"/>
        </w:rPr>
        <w:t xml:space="preserve"> </w:t>
      </w:r>
      <w:r>
        <w:rPr>
          <w:sz w:val="24"/>
          <w:szCs w:val="24"/>
        </w:rPr>
        <w:t>as</w:t>
      </w:r>
      <w:r>
        <w:rPr>
          <w:spacing w:val="37"/>
          <w:sz w:val="24"/>
          <w:szCs w:val="24"/>
        </w:rPr>
        <w:t xml:space="preserve"> </w:t>
      </w:r>
      <w:r>
        <w:rPr>
          <w:sz w:val="24"/>
          <w:szCs w:val="24"/>
        </w:rPr>
        <w:t>shown</w:t>
      </w:r>
      <w:r>
        <w:rPr>
          <w:spacing w:val="36"/>
          <w:sz w:val="24"/>
          <w:szCs w:val="24"/>
        </w:rPr>
        <w:t xml:space="preserve"> </w:t>
      </w:r>
      <w:r>
        <w:rPr>
          <w:sz w:val="24"/>
          <w:szCs w:val="24"/>
        </w:rPr>
        <w:t>in</w:t>
      </w:r>
      <w:r>
        <w:rPr>
          <w:spacing w:val="37"/>
          <w:sz w:val="24"/>
          <w:szCs w:val="24"/>
        </w:rPr>
        <w:t xml:space="preserve"> </w:t>
      </w:r>
      <w:r>
        <w:rPr>
          <w:sz w:val="24"/>
          <w:szCs w:val="24"/>
        </w:rPr>
        <w:t>Figure</w:t>
      </w:r>
      <w:r>
        <w:rPr>
          <w:spacing w:val="37"/>
          <w:sz w:val="24"/>
          <w:szCs w:val="24"/>
        </w:rPr>
        <w:t xml:space="preserve"> </w:t>
      </w:r>
      <w:r>
        <w:rPr>
          <w:sz w:val="24"/>
          <w:szCs w:val="24"/>
        </w:rPr>
        <w:t>1.</w:t>
      </w:r>
      <w:r>
        <w:rPr>
          <w:spacing w:val="37"/>
          <w:sz w:val="24"/>
          <w:szCs w:val="24"/>
        </w:rPr>
        <w:t xml:space="preserve"> </w:t>
      </w:r>
      <w:ins w:id="8" w:author="Tian Shan" w:date="2022-06-05T06:56:00Z">
        <w:r w:rsidR="00F8092A" w:rsidRPr="00F8092A">
          <w:rPr>
            <w:spacing w:val="37"/>
            <w:sz w:val="24"/>
            <w:szCs w:val="24"/>
          </w:rPr>
          <w:t>Kwak</w:t>
        </w:r>
        <w:r w:rsidR="00F8092A">
          <w:rPr>
            <w:spacing w:val="37"/>
            <w:sz w:val="24"/>
            <w:szCs w:val="24"/>
          </w:rPr>
          <w:t xml:space="preserve"> </w:t>
        </w:r>
      </w:ins>
      <w:commentRangeStart w:id="9"/>
      <w:del w:id="10" w:author="Tian Shan" w:date="2022-06-05T06:56:00Z">
        <w:r w:rsidDel="00F8092A">
          <w:rPr>
            <w:sz w:val="24"/>
            <w:szCs w:val="24"/>
          </w:rPr>
          <w:delText>Koscher</w:delText>
        </w:r>
        <w:r w:rsidDel="00F8092A">
          <w:rPr>
            <w:spacing w:val="36"/>
            <w:sz w:val="24"/>
            <w:szCs w:val="24"/>
          </w:rPr>
          <w:delText xml:space="preserve"> </w:delText>
        </w:r>
      </w:del>
      <w:r>
        <w:rPr>
          <w:sz w:val="24"/>
          <w:szCs w:val="24"/>
        </w:rPr>
        <w:t>et</w:t>
      </w:r>
      <w:r>
        <w:rPr>
          <w:spacing w:val="37"/>
          <w:sz w:val="24"/>
          <w:szCs w:val="24"/>
        </w:rPr>
        <w:t xml:space="preserve"> </w:t>
      </w:r>
      <w:r>
        <w:rPr>
          <w:spacing w:val="-5"/>
          <w:sz w:val="24"/>
          <w:szCs w:val="24"/>
        </w:rPr>
        <w:t>al.</w:t>
      </w:r>
      <w:r>
        <w:rPr>
          <w:sz w:val="24"/>
          <w:szCs w:val="24"/>
        </w:rPr>
        <w:t xml:space="preserve"> </w:t>
      </w:r>
      <w:r w:rsidR="00F8092A">
        <w:rPr>
          <w:sz w:val="24"/>
          <w:szCs w:val="24"/>
        </w:rPr>
        <w:fldChar w:fldCharType="begin"/>
      </w:r>
      <w:r w:rsidR="00F8092A">
        <w:rPr>
          <w:sz w:val="24"/>
          <w:szCs w:val="24"/>
        </w:rPr>
        <w:instrText xml:space="preserve"> ADDIN EN.CITE &lt;EndNote&gt;&lt;Cite&gt;&lt;Author&gt;Kwak&lt;/Author&gt;&lt;Year&gt;2021&lt;/Year&gt;&lt;RecNum&gt;285&lt;/RecNum&gt;&lt;DisplayText&gt;[4]&lt;/DisplayText&gt;&lt;record&gt;&lt;rec-number&gt;285&lt;/rec-number&gt;&lt;foreign-keys&gt;&lt;key app="EN" db-id="2wz0zrfe22d05tepfsuxap2t9vedw90rwez5" timestamp="1654383480"&gt;285&lt;/key&gt;&lt;/foreign-keys&gt;&lt;ref-type name="Journal Article"&gt;17&lt;/ref-type&gt;&lt;contributors&gt;&lt;authors&gt;&lt;author&gt;Kwak, Byung Il&lt;/author&gt;&lt;author&gt;Han, Mee Lan&lt;/author&gt;&lt;author&gt;Kim, Huy Kang&lt;/author&gt;&lt;/authors&gt;&lt;/contributors&gt;&lt;titles&gt;&lt;title&gt;Cosine similarity based anomaly detection methodology for the CAN bus&lt;/title&gt;&lt;secondary-title&gt;Expert Systems with Applications&lt;/secondary-title&gt;&lt;/titles&gt;&lt;periodical&gt;&lt;full-title&gt;Expert Systems with Applications&lt;/full-title&gt;&lt;/periodical&gt;&lt;pages&gt;114066&lt;/pages&gt;&lt;volume&gt;166&lt;/volume&gt;&lt;keywords&gt;&lt;keyword&gt;In-vehicle network&lt;/keyword&gt;&lt;keyword&gt;Anomaly detection&lt;/keyword&gt;&lt;keyword&gt;Cosine similarity&lt;/keyword&gt;&lt;keyword&gt;Self-similarity&lt;/keyword&gt;&lt;/keywords&gt;&lt;dates&gt;&lt;year&gt;2021&lt;/year&gt;&lt;pub-dates&gt;&lt;date&gt;2021/03/15/&lt;/date&gt;&lt;/pub-dates&gt;&lt;/dates&gt;&lt;isbn&gt;0957-4174&lt;/isbn&gt;&lt;urls&gt;&lt;related-urls&gt;&lt;url&gt;https://www.sciencedirect.com/science/article/pii/S0957417420308289&lt;/url&gt;&lt;/related-urls&gt;&lt;/urls&gt;&lt;electronic-resource-num&gt;https://doi.org/10.1016/j.eswa.2020.114066&lt;/electronic-resource-num&gt;&lt;/record&gt;&lt;/Cite&gt;&lt;/EndNote&gt;</w:instrText>
      </w:r>
      <w:r w:rsidR="00F8092A">
        <w:rPr>
          <w:sz w:val="24"/>
          <w:szCs w:val="24"/>
        </w:rPr>
        <w:fldChar w:fldCharType="separate"/>
      </w:r>
      <w:r w:rsidR="00F8092A">
        <w:rPr>
          <w:noProof/>
          <w:sz w:val="24"/>
          <w:szCs w:val="24"/>
        </w:rPr>
        <w:t>[</w:t>
      </w:r>
      <w:hyperlink w:anchor="_ENREF_4" w:tooltip="Kwak, 2021 #285" w:history="1">
        <w:r w:rsidR="00F662A4">
          <w:rPr>
            <w:noProof/>
            <w:sz w:val="24"/>
            <w:szCs w:val="24"/>
          </w:rPr>
          <w:t>4</w:t>
        </w:r>
      </w:hyperlink>
      <w:r w:rsidR="00F8092A">
        <w:rPr>
          <w:noProof/>
          <w:sz w:val="24"/>
          <w:szCs w:val="24"/>
        </w:rPr>
        <w:t>]</w:t>
      </w:r>
      <w:r w:rsidR="00F8092A">
        <w:rPr>
          <w:sz w:val="24"/>
          <w:szCs w:val="24"/>
        </w:rPr>
        <w:fldChar w:fldCharType="end"/>
      </w:r>
      <w:r>
        <w:rPr>
          <w:sz w:val="24"/>
          <w:szCs w:val="24"/>
        </w:rPr>
        <w:t xml:space="preserve"> </w:t>
      </w:r>
      <w:commentRangeEnd w:id="9"/>
      <w:r>
        <w:rPr>
          <w:rStyle w:val="a4"/>
        </w:rPr>
        <w:commentReference w:id="9"/>
      </w:r>
      <w:r>
        <w:rPr>
          <w:sz w:val="24"/>
          <w:szCs w:val="24"/>
        </w:rPr>
        <w:t>conduct several experiments where a CAN message can</w:t>
      </w:r>
      <w:r>
        <w:rPr>
          <w:spacing w:val="80"/>
          <w:sz w:val="24"/>
          <w:szCs w:val="24"/>
        </w:rPr>
        <w:t xml:space="preserve"> </w:t>
      </w:r>
      <w:r>
        <w:rPr>
          <w:sz w:val="24"/>
          <w:szCs w:val="24"/>
        </w:rPr>
        <w:t xml:space="preserve">be readily fuzzed by a packet injection and modification. Various attack scenarios e.g., disabling brakes and displaying wrong information on an instrument panel (or dashboard) are shown in </w:t>
      </w:r>
      <w:r w:rsidR="00D01999">
        <w:rPr>
          <w:sz w:val="24"/>
          <w:szCs w:val="24"/>
        </w:rPr>
        <w:fldChar w:fldCharType="begin"/>
      </w:r>
      <w:r w:rsidR="00D01999">
        <w:rPr>
          <w:sz w:val="24"/>
          <w:szCs w:val="24"/>
        </w:rPr>
        <w:instrText xml:space="preserve"> ADDIN EN.CITE &lt;EndNote&gt;&lt;Cite&gt;&lt;Author&gt;Hanselmann&lt;/Author&gt;&lt;Year&gt;2020&lt;/Year&gt;&lt;RecNum&gt;286&lt;/RecNum&gt;&lt;DisplayText&gt;[5]&lt;/DisplayText&gt;&lt;record&gt;&lt;rec-number&gt;286&lt;/rec-number&gt;&lt;foreign-keys&gt;&lt;key app="EN" db-id="2wz0zrfe22d05tepfsuxap2t9vedw90rwez5" timestamp="1654385874"&gt;286&lt;/key&gt;&lt;/foreign-keys&gt;&lt;ref-type name="Journal Article"&gt;17&lt;/ref-type&gt;&lt;contributors&gt;&lt;authors&gt;&lt;author&gt;M. Hanselmann&lt;/author&gt;&lt;author&gt;T. Strauss&lt;/author&gt;&lt;author&gt;K. Dormann&lt;/author&gt;&lt;author&gt;H. Ulmer&lt;/author&gt;&lt;/authors&gt;&lt;/contributors&gt;&lt;titles&gt;&lt;title&gt;CANet: An Unsupervised Intrusion Detection System for High Dimensional CAN Bus Data&lt;/title&gt;&lt;secondary-title&gt;IEEE Access&lt;/secondary-title&gt;&lt;/titles&gt;&lt;periodical&gt;&lt;full-title&gt;Ieee Access&lt;/full-title&gt;&lt;/periodical&gt;&lt;pages&gt;58194-58205&lt;/pages&gt;&lt;volume&gt;8&lt;/volume&gt;&lt;dates&gt;&lt;year&gt;2020&lt;/year&gt;&lt;/dates&gt;&lt;isbn&gt;2169-3536&lt;/isbn&gt;&lt;urls&gt;&lt;/urls&gt;&lt;electronic-resource-num&gt;10.1109/ACCESS.2020.2982544&lt;/electronic-resource-num&gt;&lt;/record&gt;&lt;/Cite&gt;&lt;/EndNote&gt;</w:instrText>
      </w:r>
      <w:r w:rsidR="00D01999">
        <w:rPr>
          <w:sz w:val="24"/>
          <w:szCs w:val="24"/>
        </w:rPr>
        <w:fldChar w:fldCharType="separate"/>
      </w:r>
      <w:r w:rsidR="00D01999">
        <w:rPr>
          <w:noProof/>
          <w:sz w:val="24"/>
          <w:szCs w:val="24"/>
        </w:rPr>
        <w:t>[</w:t>
      </w:r>
      <w:hyperlink w:anchor="_ENREF_5" w:tooltip="Hanselmann, 2020 #286" w:history="1">
        <w:r w:rsidR="00F662A4">
          <w:rPr>
            <w:noProof/>
            <w:sz w:val="24"/>
            <w:szCs w:val="24"/>
          </w:rPr>
          <w:t>5</w:t>
        </w:r>
      </w:hyperlink>
      <w:r w:rsidR="00D01999">
        <w:rPr>
          <w:noProof/>
          <w:sz w:val="24"/>
          <w:szCs w:val="24"/>
        </w:rPr>
        <w:t>]</w:t>
      </w:r>
      <w:r w:rsidR="00D01999">
        <w:rPr>
          <w:sz w:val="24"/>
          <w:szCs w:val="24"/>
        </w:rPr>
        <w:fldChar w:fldCharType="end"/>
      </w:r>
      <w:r>
        <w:rPr>
          <w:sz w:val="24"/>
          <w:szCs w:val="24"/>
        </w:rPr>
        <w:t xml:space="preserve">, </w:t>
      </w:r>
      <w:r w:rsidR="00D01999">
        <w:rPr>
          <w:sz w:val="24"/>
          <w:szCs w:val="24"/>
        </w:rPr>
        <w:fldChar w:fldCharType="begin"/>
      </w:r>
      <w:r w:rsidR="00D01999">
        <w:rPr>
          <w:sz w:val="24"/>
          <w:szCs w:val="24"/>
        </w:rPr>
        <w:instrText xml:space="preserve"> ADDIN EN.CITE &lt;EndNote&gt;&lt;Cite&gt;&lt;Author&gt;Karopoulos&lt;/Author&gt;&lt;Year&gt;2022&lt;/Year&gt;&lt;RecNum&gt;287&lt;/RecNum&gt;&lt;DisplayText&gt;[6]&lt;/DisplayText&gt;&lt;record&gt;&lt;rec-number&gt;287&lt;/rec-number&gt;&lt;foreign-keys&gt;&lt;key app="EN" db-id="2wz0zrfe22d05tepfsuxap2t9vedw90rwez5" timestamp="1654385931"&gt;287&lt;/key&gt;&lt;/foreign-keys&gt;&lt;ref-type name="Journal Article"&gt;17&lt;/ref-type&gt;&lt;contributors&gt;&lt;authors&gt;&lt;author&gt;Karopoulos, Georgios&lt;/author&gt;&lt;author&gt;Kambourakis, Georgios&lt;/author&gt;&lt;author&gt;Chatzoglou, Efstratios&lt;/author&gt;&lt;author&gt;Hernández-Ramos, José L.&lt;/author&gt;&lt;author&gt;Kouliaridis, Vasileios&lt;/author&gt;&lt;/authors&gt;&lt;/contributors&gt;&lt;titles&gt;&lt;title&gt;Demystifying In-Vehicle Intrusion Detection Systems: A Survey of Surveys and a Meta-Taxonomy&lt;/title&gt;&lt;secondary-title&gt;Electronics&lt;/secondary-title&gt;&lt;/titles&gt;&lt;periodical&gt;&lt;full-title&gt;Electronics&lt;/full-title&gt;&lt;/periodical&gt;&lt;pages&gt;1072&lt;/pages&gt;&lt;volume&gt;11&lt;/volume&gt;&lt;number&gt;7&lt;/number&gt;&lt;dates&gt;&lt;year&gt;2022&lt;/year&gt;&lt;/dates&gt;&lt;isbn&gt;2079-9292&lt;/isbn&gt;&lt;accession-num&gt;doi:10.3390/electronics11071072&lt;/accession-num&gt;&lt;urls&gt;&lt;related-urls&gt;&lt;url&gt;https://www.mdpi.com/2079-9292/11/7/1072&lt;/url&gt;&lt;/related-urls&gt;&lt;/urls&gt;&lt;/record&gt;&lt;/Cite&gt;&lt;/EndNote&gt;</w:instrText>
      </w:r>
      <w:r w:rsidR="00D01999">
        <w:rPr>
          <w:sz w:val="24"/>
          <w:szCs w:val="24"/>
        </w:rPr>
        <w:fldChar w:fldCharType="separate"/>
      </w:r>
      <w:r w:rsidR="00D01999">
        <w:rPr>
          <w:noProof/>
          <w:sz w:val="24"/>
          <w:szCs w:val="24"/>
        </w:rPr>
        <w:t>[</w:t>
      </w:r>
      <w:hyperlink w:anchor="_ENREF_6" w:tooltip="Karopoulos, 2022 #287" w:history="1">
        <w:r w:rsidR="00F662A4">
          <w:rPr>
            <w:noProof/>
            <w:sz w:val="24"/>
            <w:szCs w:val="24"/>
          </w:rPr>
          <w:t>6</w:t>
        </w:r>
      </w:hyperlink>
      <w:r w:rsidR="00D01999">
        <w:rPr>
          <w:noProof/>
          <w:sz w:val="24"/>
          <w:szCs w:val="24"/>
        </w:rPr>
        <w:t>]</w:t>
      </w:r>
      <w:r w:rsidR="00D01999">
        <w:rPr>
          <w:sz w:val="24"/>
          <w:szCs w:val="24"/>
        </w:rPr>
        <w:fldChar w:fldCharType="end"/>
      </w:r>
      <w:r>
        <w:rPr>
          <w:sz w:val="24"/>
          <w:szCs w:val="24"/>
        </w:rPr>
        <w:t>. Attacks on the CAN bus can manifest in several ways. Diagnostic commands deployed during driving can cause malicious</w:t>
      </w:r>
      <w:r>
        <w:rPr>
          <w:spacing w:val="-10"/>
          <w:sz w:val="24"/>
          <w:szCs w:val="24"/>
        </w:rPr>
        <w:t xml:space="preserve"> </w:t>
      </w:r>
      <w:r>
        <w:rPr>
          <w:sz w:val="24"/>
          <w:szCs w:val="24"/>
        </w:rPr>
        <w:t>effects,</w:t>
      </w:r>
      <w:r>
        <w:rPr>
          <w:spacing w:val="-10"/>
          <w:sz w:val="24"/>
          <w:szCs w:val="24"/>
        </w:rPr>
        <w:t xml:space="preserve"> </w:t>
      </w:r>
      <w:proofErr w:type="gramStart"/>
      <w:r>
        <w:rPr>
          <w:sz w:val="24"/>
          <w:szCs w:val="24"/>
        </w:rPr>
        <w:t>e.g.</w:t>
      </w:r>
      <w:proofErr w:type="gramEnd"/>
      <w:r>
        <w:rPr>
          <w:spacing w:val="-10"/>
          <w:sz w:val="24"/>
          <w:szCs w:val="24"/>
        </w:rPr>
        <w:t xml:space="preserve"> </w:t>
      </w:r>
      <w:r>
        <w:rPr>
          <w:sz w:val="24"/>
          <w:szCs w:val="24"/>
        </w:rPr>
        <w:t>locking</w:t>
      </w:r>
      <w:r>
        <w:rPr>
          <w:spacing w:val="-10"/>
          <w:sz w:val="24"/>
          <w:szCs w:val="24"/>
        </w:rPr>
        <w:t xml:space="preserve"> </w:t>
      </w:r>
      <w:r>
        <w:rPr>
          <w:sz w:val="24"/>
          <w:szCs w:val="24"/>
        </w:rPr>
        <w:t>the</w:t>
      </w:r>
      <w:r>
        <w:rPr>
          <w:spacing w:val="-10"/>
          <w:sz w:val="24"/>
          <w:szCs w:val="24"/>
        </w:rPr>
        <w:t xml:space="preserve"> </w:t>
      </w:r>
      <w:r>
        <w:rPr>
          <w:sz w:val="24"/>
          <w:szCs w:val="24"/>
        </w:rPr>
        <w:t>brakes</w:t>
      </w:r>
      <w:r>
        <w:rPr>
          <w:spacing w:val="-10"/>
          <w:sz w:val="24"/>
          <w:szCs w:val="24"/>
        </w:rPr>
        <w:t xml:space="preserve"> </w:t>
      </w:r>
      <w:r>
        <w:rPr>
          <w:sz w:val="24"/>
          <w:szCs w:val="24"/>
        </w:rPr>
        <w:t>to</w:t>
      </w:r>
      <w:r>
        <w:rPr>
          <w:spacing w:val="-10"/>
          <w:sz w:val="24"/>
          <w:szCs w:val="24"/>
        </w:rPr>
        <w:t xml:space="preserve"> </w:t>
      </w:r>
      <w:r>
        <w:rPr>
          <w:sz w:val="24"/>
          <w:szCs w:val="24"/>
        </w:rPr>
        <w:t>immobilize</w:t>
      </w:r>
      <w:r>
        <w:rPr>
          <w:spacing w:val="-10"/>
          <w:sz w:val="24"/>
          <w:szCs w:val="24"/>
        </w:rPr>
        <w:t xml:space="preserve"> </w:t>
      </w:r>
      <w:r>
        <w:rPr>
          <w:sz w:val="24"/>
          <w:szCs w:val="24"/>
        </w:rPr>
        <w:t>the</w:t>
      </w:r>
      <w:r>
        <w:rPr>
          <w:spacing w:val="-10"/>
          <w:sz w:val="24"/>
          <w:szCs w:val="24"/>
        </w:rPr>
        <w:t xml:space="preserve"> </w:t>
      </w:r>
      <w:r>
        <w:rPr>
          <w:sz w:val="24"/>
          <w:szCs w:val="24"/>
        </w:rPr>
        <w:t xml:space="preserve">car. However diagnostic commands should never be seen during normal driving, and so they are detectable trivially. </w:t>
      </w:r>
      <w:commentRangeStart w:id="11"/>
      <w:r>
        <w:rPr>
          <w:sz w:val="24"/>
          <w:szCs w:val="24"/>
        </w:rPr>
        <w:t xml:space="preserve">Recent research </w:t>
      </w:r>
      <w:commentRangeEnd w:id="11"/>
      <w:r>
        <w:rPr>
          <w:rStyle w:val="a4"/>
        </w:rPr>
        <w:commentReference w:id="11"/>
      </w:r>
      <w:r>
        <w:rPr>
          <w:sz w:val="24"/>
          <w:szCs w:val="24"/>
        </w:rPr>
        <w:t>works</w:t>
      </w:r>
      <w:r w:rsidR="00D01999">
        <w:rPr>
          <w:sz w:val="24"/>
          <w:szCs w:val="24"/>
        </w:rPr>
        <w:t xml:space="preserve"> </w:t>
      </w:r>
      <w:r w:rsidR="00D01999">
        <w:rPr>
          <w:sz w:val="24"/>
          <w:szCs w:val="24"/>
        </w:rPr>
        <w:fldChar w:fldCharType="begin"/>
      </w:r>
      <w:r w:rsidR="00D01999">
        <w:rPr>
          <w:sz w:val="24"/>
          <w:szCs w:val="24"/>
        </w:rPr>
        <w:instrText xml:space="preserve"> ADDIN EN.CITE &lt;EndNote&gt;&lt;Cite&gt;&lt;Author&gt;Jo&lt;/Author&gt;&lt;Year&gt;2021&lt;/Year&gt;&lt;RecNum&gt;288&lt;/RecNum&gt;&lt;DisplayText&gt;[7, 8]&lt;/DisplayText&gt;&lt;record&gt;&lt;rec-number&gt;288&lt;/rec-number&gt;&lt;foreign-keys&gt;&lt;key app="EN" db-id="2wz0zrfe22d05tepfsuxap2t9vedw90rwez5" timestamp="1654386023"&gt;288&lt;/key&gt;&lt;/foreign-keys&gt;&lt;ref-type name="Journal Article"&gt;17&lt;/ref-type&gt;&lt;contributors&gt;&lt;authors&gt;&lt;author&gt;H. J. Jo&lt;/author&gt;&lt;author&gt;W. Choi&lt;/author&gt;&lt;/authors&gt;&lt;/contributors&gt;&lt;titles&gt;&lt;title&gt;A Survey of Attacks on Controller Area Networks and Corresponding Countermeasures&lt;/title&gt;&lt;secondary-title&gt;IEEE Transactions on Intelligent Transportation Systems&lt;/secondary-title&gt;&lt;/titles&gt;&lt;periodical&gt;&lt;full-title&gt;IEEE Transactions on Intelligent Transportation Systems&lt;/full-title&gt;&lt;/periodical&gt;&lt;pages&gt;1-19&lt;/pages&gt;&lt;dates&gt;&lt;year&gt;2021&lt;/year&gt;&lt;/dates&gt;&lt;isbn&gt;1558-0016&lt;/isbn&gt;&lt;urls&gt;&lt;/urls&gt;&lt;electronic-resource-num&gt;10.1109/TITS.2021.3078740&lt;/electronic-resource-num&gt;&lt;/record&gt;&lt;/Cite&gt;&lt;Cite&gt;&lt;Author&gt;Hossain&lt;/Author&gt;&lt;Year&gt;2020&lt;/Year&gt;&lt;RecNum&gt;289&lt;/RecNum&gt;&lt;record&gt;&lt;rec-number&gt;289&lt;/rec-number&gt;&lt;foreign-keys&gt;&lt;key app="EN" db-id="2wz0zrfe22d05tepfsuxap2t9vedw90rwez5" timestamp="1654386120"&gt;289&lt;/key&gt;&lt;/foreign-keys&gt;&lt;ref-type name="Conference Proceedings"&gt;10&lt;/ref-type&gt;&lt;contributors&gt;&lt;authors&gt;&lt;author&gt;M. Delwar Hossain&lt;/author&gt;&lt;author&gt;H. Inoue&lt;/author&gt;&lt;author&gt;H. Ochiai&lt;/author&gt;&lt;author&gt;D. Fall&lt;/author&gt;&lt;author&gt;Y. Kadobayashi&lt;/author&gt;&lt;/authors&gt;&lt;/contributors&gt;&lt;titles&gt;&lt;title&gt;An Effective In-Vehicle CAN Bus Intrusion Detection System Using CNN Deep Learning Approach&lt;/title&gt;&lt;secondary-title&gt;GLOBECOM 2020 - 2020 IEEE Global Communications Conference&lt;/secondary-title&gt;&lt;alt-title&gt;GLOBECOM 2020 - 2020 IEEE Global Communications Conference&lt;/alt-title&gt;&lt;/titles&gt;&lt;pages&gt;1-6&lt;/pages&gt;&lt;dates&gt;&lt;year&gt;2020&lt;/year&gt;&lt;pub-dates&gt;&lt;date&gt;7-11 Dec. 2020&lt;/date&gt;&lt;/pub-dates&gt;&lt;/dates&gt;&lt;isbn&gt;2576-6813&lt;/isbn&gt;&lt;urls&gt;&lt;/urls&gt;&lt;electronic-resource-num&gt;10.1109/GLOBECOM42002.2020.9322395&lt;/electronic-resource-num&gt;&lt;/record&gt;&lt;/Cite&gt;&lt;/EndNote&gt;</w:instrText>
      </w:r>
      <w:r w:rsidR="00D01999">
        <w:rPr>
          <w:sz w:val="24"/>
          <w:szCs w:val="24"/>
        </w:rPr>
        <w:fldChar w:fldCharType="separate"/>
      </w:r>
      <w:r w:rsidR="00D01999">
        <w:rPr>
          <w:noProof/>
          <w:sz w:val="24"/>
          <w:szCs w:val="24"/>
        </w:rPr>
        <w:t>[</w:t>
      </w:r>
      <w:hyperlink w:anchor="_ENREF_7" w:tooltip="Jo, 2021 #288" w:history="1">
        <w:r w:rsidR="00F662A4">
          <w:rPr>
            <w:noProof/>
            <w:sz w:val="24"/>
            <w:szCs w:val="24"/>
          </w:rPr>
          <w:t>7</w:t>
        </w:r>
      </w:hyperlink>
      <w:r w:rsidR="00D01999">
        <w:rPr>
          <w:noProof/>
          <w:sz w:val="24"/>
          <w:szCs w:val="24"/>
        </w:rPr>
        <w:t xml:space="preserve">, </w:t>
      </w:r>
      <w:hyperlink w:anchor="_ENREF_8" w:tooltip="Hossain, 2020 #289" w:history="1">
        <w:r w:rsidR="00F662A4">
          <w:rPr>
            <w:noProof/>
            <w:sz w:val="24"/>
            <w:szCs w:val="24"/>
          </w:rPr>
          <w:t>8</w:t>
        </w:r>
      </w:hyperlink>
      <w:r w:rsidR="00D01999">
        <w:rPr>
          <w:noProof/>
          <w:sz w:val="24"/>
          <w:szCs w:val="24"/>
        </w:rPr>
        <w:t>]</w:t>
      </w:r>
      <w:r w:rsidR="00D01999">
        <w:rPr>
          <w:sz w:val="24"/>
          <w:szCs w:val="24"/>
        </w:rPr>
        <w:fldChar w:fldCharType="end"/>
      </w:r>
      <w:r>
        <w:rPr>
          <w:sz w:val="24"/>
          <w:szCs w:val="24"/>
        </w:rPr>
        <w:t xml:space="preserve"> also point to the weakness of security associated with CAN.</w:t>
      </w:r>
    </w:p>
    <w:p w14:paraId="1F4E04F5" w14:textId="77777777" w:rsidR="00D01999" w:rsidRDefault="00D01999" w:rsidP="00D01999">
      <w:pPr>
        <w:pStyle w:val="a5"/>
        <w:keepNext/>
        <w:spacing w:line="249" w:lineRule="auto"/>
        <w:ind w:left="119" w:right="177"/>
        <w:jc w:val="both"/>
      </w:pPr>
      <w:r>
        <w:rPr>
          <w:noProof/>
          <w:spacing w:val="-1"/>
          <w:lang w:val="en-AU"/>
        </w:rPr>
        <w:drawing>
          <wp:inline distT="0" distB="0" distL="0" distR="0" wp14:anchorId="7B8B0046" wp14:editId="1E967B50">
            <wp:extent cx="5274310" cy="12268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0F20E201" w14:textId="77777777" w:rsidR="00D01999" w:rsidRDefault="00D01999" w:rsidP="00D01999">
      <w:pPr>
        <w:pStyle w:val="ae"/>
        <w:jc w:val="center"/>
        <w:rPr>
          <w:spacing w:val="-1"/>
          <w:lang w:val="en-AU"/>
        </w:rPr>
      </w:pPr>
      <w:r>
        <w:t xml:space="preserve">Figure </w:t>
      </w:r>
      <w:fldSimple w:instr=" SEQ Figure \* ARABIC ">
        <w:r>
          <w:rPr>
            <w:noProof/>
          </w:rPr>
          <w:t>1</w:t>
        </w:r>
      </w:fldSimple>
      <w:r>
        <w:t xml:space="preserve"> Format of the CAN data frame.</w:t>
      </w:r>
    </w:p>
    <w:p w14:paraId="0DA21D63" w14:textId="3DB45A18" w:rsidR="00D01999" w:rsidRDefault="00D01999" w:rsidP="00D01999">
      <w:pPr>
        <w:pStyle w:val="a5"/>
        <w:spacing w:line="250" w:lineRule="auto"/>
        <w:ind w:firstLineChars="200" w:firstLine="480"/>
        <w:jc w:val="both"/>
        <w:rPr>
          <w:sz w:val="24"/>
          <w:szCs w:val="24"/>
        </w:rPr>
      </w:pPr>
      <w:r>
        <w:rPr>
          <w:sz w:val="24"/>
          <w:szCs w:val="24"/>
        </w:rPr>
        <w:t xml:space="preserve">Graph data are widely used in multiple areas </w:t>
      </w:r>
      <w:r w:rsidR="007F4B2A">
        <w:rPr>
          <w:sz w:val="24"/>
          <w:szCs w:val="24"/>
        </w:rPr>
        <w:fldChar w:fldCharType="begin"/>
      </w:r>
      <w:r w:rsidR="007F4B2A">
        <w:rPr>
          <w:sz w:val="24"/>
          <w:szCs w:val="24"/>
        </w:rPr>
        <w:instrText xml:space="preserve"> ADDIN EN.CITE &lt;EndNote&gt;&lt;Cite&gt;&lt;Author&gt;Zhang&lt;/Author&gt;&lt;Year&gt;2020&lt;/Year&gt;&lt;RecNum&gt;290&lt;/RecNum&gt;&lt;DisplayText&gt;[9]&lt;/DisplayText&gt;&lt;record&gt;&lt;rec-number&gt;290&lt;/rec-number&gt;&lt;foreign-keys&gt;&lt;key app="EN" db-id="2wz0zrfe22d05tepfsuxap2t9vedw90rwez5" timestamp="1654386276"&gt;290&lt;/key&gt;&lt;/foreign-keys&gt;&lt;ref-type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EndNote&gt;</w:instrText>
      </w:r>
      <w:r w:rsidR="007F4B2A">
        <w:rPr>
          <w:sz w:val="24"/>
          <w:szCs w:val="24"/>
        </w:rPr>
        <w:fldChar w:fldCharType="separate"/>
      </w:r>
      <w:r w:rsidR="007F4B2A">
        <w:rPr>
          <w:noProof/>
          <w:sz w:val="24"/>
          <w:szCs w:val="24"/>
        </w:rPr>
        <w:t>[</w:t>
      </w:r>
      <w:hyperlink w:anchor="_ENREF_9" w:tooltip="Zhang, 2020 #290" w:history="1">
        <w:r w:rsidR="00F662A4">
          <w:rPr>
            <w:noProof/>
            <w:sz w:val="24"/>
            <w:szCs w:val="24"/>
          </w:rPr>
          <w:t>9</w:t>
        </w:r>
      </w:hyperlink>
      <w:r w:rsidR="007F4B2A">
        <w:rPr>
          <w:noProof/>
          <w:sz w:val="24"/>
          <w:szCs w:val="24"/>
        </w:rPr>
        <w:t>]</w:t>
      </w:r>
      <w:r w:rsidR="007F4B2A">
        <w:rPr>
          <w:sz w:val="24"/>
          <w:szCs w:val="24"/>
        </w:rPr>
        <w:fldChar w:fldCharType="end"/>
      </w:r>
      <w:r>
        <w:rPr>
          <w:sz w:val="24"/>
          <w:szCs w:val="24"/>
        </w:rPr>
        <w:t xml:space="preserve">, </w:t>
      </w:r>
      <w:r w:rsidR="007F4B2A">
        <w:rPr>
          <w:sz w:val="24"/>
          <w:szCs w:val="24"/>
        </w:rPr>
        <w:fldChar w:fldCharType="begin"/>
      </w:r>
      <w:r w:rsidR="007F4B2A">
        <w:rPr>
          <w:sz w:val="24"/>
          <w:szCs w:val="24"/>
        </w:rPr>
        <w:instrText xml:space="preserve"> ADDIN EN.CITE &lt;EndNote&gt;&lt;Cite&gt;&lt;Author&gt;Cui&lt;/Author&gt;&lt;Year&gt;2019&lt;/Year&gt;&lt;RecNum&gt;242&lt;/RecNum&gt;&lt;DisplayText&gt;[10]&lt;/DisplayText&gt;&lt;record&gt;&lt;rec-number&gt;242&lt;/rec-number&gt;&lt;foreign-keys&gt;&lt;key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sidR="007F4B2A">
        <w:rPr>
          <w:sz w:val="24"/>
          <w:szCs w:val="24"/>
        </w:rPr>
        <w:fldChar w:fldCharType="separate"/>
      </w:r>
      <w:r w:rsidR="007F4B2A">
        <w:rPr>
          <w:noProof/>
          <w:sz w:val="24"/>
          <w:szCs w:val="24"/>
        </w:rPr>
        <w:t>[</w:t>
      </w:r>
      <w:hyperlink w:anchor="_ENREF_10" w:tooltip="Cui, 2019 #242" w:history="1">
        <w:r w:rsidR="00F662A4">
          <w:rPr>
            <w:noProof/>
            <w:sz w:val="24"/>
            <w:szCs w:val="24"/>
          </w:rPr>
          <w:t>10</w:t>
        </w:r>
      </w:hyperlink>
      <w:r w:rsidR="007F4B2A">
        <w:rPr>
          <w:noProof/>
          <w:sz w:val="24"/>
          <w:szCs w:val="24"/>
        </w:rPr>
        <w:t>]</w:t>
      </w:r>
      <w:r w:rsidR="007F4B2A">
        <w:rPr>
          <w:sz w:val="24"/>
          <w:szCs w:val="24"/>
        </w:rPr>
        <w:fldChar w:fldCharType="end"/>
      </w:r>
      <w:r>
        <w:rPr>
          <w:sz w:val="24"/>
          <w:szCs w:val="24"/>
        </w:rPr>
        <w:t>, for example,</w:t>
      </w:r>
      <w:r>
        <w:rPr>
          <w:spacing w:val="-2"/>
          <w:sz w:val="24"/>
          <w:szCs w:val="24"/>
        </w:rPr>
        <w:t xml:space="preserve"> </w:t>
      </w:r>
      <w:r>
        <w:rPr>
          <w:sz w:val="24"/>
          <w:szCs w:val="24"/>
        </w:rPr>
        <w:t>used</w:t>
      </w:r>
      <w:r>
        <w:rPr>
          <w:spacing w:val="-2"/>
          <w:sz w:val="24"/>
          <w:szCs w:val="24"/>
        </w:rPr>
        <w:t xml:space="preserve"> </w:t>
      </w: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Non Euclidean</w:t>
      </w:r>
      <w:r>
        <w:rPr>
          <w:spacing w:val="-2"/>
          <w:sz w:val="24"/>
          <w:szCs w:val="24"/>
        </w:rPr>
        <w:t xml:space="preserve"> </w:t>
      </w:r>
      <w:r>
        <w:rPr>
          <w:sz w:val="24"/>
          <w:szCs w:val="24"/>
        </w:rPr>
        <w:t>data</w:t>
      </w:r>
      <w:r>
        <w:rPr>
          <w:spacing w:val="-2"/>
          <w:sz w:val="24"/>
          <w:szCs w:val="24"/>
        </w:rPr>
        <w:t xml:space="preserve"> </w:t>
      </w:r>
      <w:r>
        <w:rPr>
          <w:sz w:val="24"/>
          <w:szCs w:val="24"/>
        </w:rPr>
        <w:t>features,</w:t>
      </w:r>
      <w:r>
        <w:rPr>
          <w:spacing w:val="-2"/>
          <w:sz w:val="24"/>
          <w:szCs w:val="24"/>
        </w:rPr>
        <w:t xml:space="preserve"> </w:t>
      </w:r>
      <w:r>
        <w:rPr>
          <w:sz w:val="24"/>
          <w:szCs w:val="24"/>
        </w:rPr>
        <w:t xml:space="preserve">including in social networks </w:t>
      </w:r>
      <w:r w:rsidR="007F4B2A">
        <w:rPr>
          <w:sz w:val="24"/>
          <w:szCs w:val="24"/>
        </w:rPr>
        <w:fldChar w:fldCharType="begin"/>
      </w:r>
      <w:r w:rsidR="007F4B2A">
        <w:rPr>
          <w:sz w:val="24"/>
          <w:szCs w:val="24"/>
        </w:rPr>
        <w:instrText xml:space="preserve"> ADDIN EN.CITE &lt;EndNote&gt;&lt;Cite&gt;&lt;Author&gt;Wu&lt;/Author&gt;&lt;Year&gt;2022&lt;/Year&gt;&lt;RecNum&gt;240&lt;/RecNum&gt;&lt;DisplayText&gt;[11]&lt;/DisplayText&gt;&lt;record&gt;&lt;rec-number&gt;240&lt;/rec-number&gt;&lt;foreign-keys&gt;&lt;key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sidR="007F4B2A">
        <w:rPr>
          <w:sz w:val="24"/>
          <w:szCs w:val="24"/>
        </w:rPr>
        <w:fldChar w:fldCharType="separate"/>
      </w:r>
      <w:r w:rsidR="007F4B2A">
        <w:rPr>
          <w:noProof/>
          <w:sz w:val="24"/>
          <w:szCs w:val="24"/>
        </w:rPr>
        <w:t>[</w:t>
      </w:r>
      <w:hyperlink w:anchor="_ENREF_11" w:tooltip="Wu, 2022 #240" w:history="1">
        <w:r w:rsidR="00F662A4">
          <w:rPr>
            <w:noProof/>
            <w:sz w:val="24"/>
            <w:szCs w:val="24"/>
          </w:rPr>
          <w:t>11</w:t>
        </w:r>
      </w:hyperlink>
      <w:r w:rsidR="007F4B2A">
        <w:rPr>
          <w:noProof/>
          <w:sz w:val="24"/>
          <w:szCs w:val="24"/>
        </w:rPr>
        <w:t>]</w:t>
      </w:r>
      <w:r w:rsidR="007F4B2A">
        <w:rPr>
          <w:sz w:val="24"/>
          <w:szCs w:val="24"/>
        </w:rPr>
        <w:fldChar w:fldCharType="end"/>
      </w:r>
      <w:r>
        <w:rPr>
          <w:sz w:val="24"/>
          <w:szCs w:val="24"/>
        </w:rPr>
        <w:t xml:space="preserve">, text networks </w:t>
      </w:r>
      <w:r w:rsidR="007F4B2A">
        <w:rPr>
          <w:sz w:val="24"/>
          <w:szCs w:val="24"/>
        </w:rPr>
        <w:fldChar w:fldCharType="begin"/>
      </w:r>
      <w:r w:rsidR="007F4B2A">
        <w:rPr>
          <w:sz w:val="24"/>
          <w:szCs w:val="24"/>
        </w:rPr>
        <w:instrText xml:space="preserve"> ADDIN EN.CITE &lt;EndNote&gt;&lt;Cite&gt;&lt;Author&gt;Xie&lt;/Author&gt;&lt;Year&gt;2021&lt;/Year&gt;&lt;RecNum&gt;243&lt;/RecNum&gt;&lt;DisplayText&gt;[12]&lt;/DisplayText&gt;&lt;record&gt;&lt;rec-number&gt;243&lt;/rec-number&gt;&lt;foreign-keys&gt;&lt;key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sidR="007F4B2A">
        <w:rPr>
          <w:sz w:val="24"/>
          <w:szCs w:val="24"/>
        </w:rPr>
        <w:fldChar w:fldCharType="separate"/>
      </w:r>
      <w:r w:rsidR="007F4B2A">
        <w:rPr>
          <w:noProof/>
          <w:sz w:val="24"/>
          <w:szCs w:val="24"/>
        </w:rPr>
        <w:t>[</w:t>
      </w:r>
      <w:hyperlink w:anchor="_ENREF_12" w:tooltip="Xie, 2021 #243" w:history="1">
        <w:r w:rsidR="00F662A4">
          <w:rPr>
            <w:noProof/>
            <w:sz w:val="24"/>
            <w:szCs w:val="24"/>
          </w:rPr>
          <w:t>12</w:t>
        </w:r>
      </w:hyperlink>
      <w:r w:rsidR="007F4B2A">
        <w:rPr>
          <w:noProof/>
          <w:sz w:val="24"/>
          <w:szCs w:val="24"/>
        </w:rPr>
        <w:t>]</w:t>
      </w:r>
      <w:r w:rsidR="007F4B2A">
        <w:rPr>
          <w:sz w:val="24"/>
          <w:szCs w:val="24"/>
        </w:rPr>
        <w:fldChar w:fldCharType="end"/>
      </w:r>
      <w:r>
        <w:rPr>
          <w:sz w:val="24"/>
          <w:szCs w:val="24"/>
        </w:rPr>
        <w:t xml:space="preserve"> and biological networks </w:t>
      </w:r>
      <w:r w:rsidR="007F4B2A">
        <w:rPr>
          <w:sz w:val="24"/>
          <w:szCs w:val="24"/>
        </w:rPr>
        <w:fldChar w:fldCharType="begin"/>
      </w:r>
      <w:r w:rsidR="007F4B2A">
        <w:rPr>
          <w:sz w:val="24"/>
          <w:szCs w:val="24"/>
        </w:rPr>
        <w:instrText xml:space="preserve"> ADDIN EN.CITE &lt;EndNote&gt;&lt;Cite&gt;&lt;Author&gt;Attarilar&lt;/Author&gt;&lt;Year&gt;2020&lt;/Year&gt;&lt;RecNum&gt;291&lt;/RecNum&gt;&lt;DisplayText&gt;[13]&lt;/DisplayText&gt;&lt;record&gt;&lt;rec-number&gt;291&lt;/rec-number&gt;&lt;foreign-keys&gt;&lt;key app="EN" db-id="2wz0zrfe22d05tepfsuxap2t9vedw90rwez5" timestamp="1654386475"&gt;291&lt;/key&gt;&lt;/foreign-keys&gt;&lt;ref-type name="Journal Article"&gt;17&lt;/ref-type&gt;&lt;contributors&gt;&lt;authors&gt;&lt;author&gt;Attarilar,Shokouh&lt;/author&gt;&lt;author&gt;Yang,Jinfan&lt;/author&gt;&lt;author&gt;Ebrahimi,Mahmoud&lt;/author&gt;&lt;author&gt;Wang,Qingge&lt;/author&gt;&lt;author&gt;Liu,Jia&lt;/author&gt;&lt;author&gt;Tang,Yujin&lt;/author&gt;&lt;author&gt;Yang,Junlin&lt;/author&gt;&lt;/authors&gt;&lt;/contributors&gt;&lt;titles&gt;&lt;title&gt;The Toxicity Phenomenon and the Related Occurrence in Metal and Metal Oxide Nanoparticles: A Brief Review From the Biomedical Perspective&lt;/title&gt;&lt;secondary-title&gt;Frontiers in Bioengineering and Biotechnology&lt;/secondary-title&gt;&lt;short-title&gt;Toxicity occurrence in metal nanoparticles&lt;/short-title&gt;&lt;/titles&gt;&lt;periodical&gt;&lt;full-title&gt;Frontiers in Bioengineering and Biotechnology&lt;/full-title&gt;&lt;/periodical&gt;&lt;volume&gt;8&lt;/volume&gt;&lt;keywords&gt;&lt;keyword&gt;Noncytotoxic materials,nanomaterials,Cytotoxicity,Nanomedicine,Metal oxide nanoparticles,nanotoxicology&lt;/keyword&gt;&lt;/keywords&gt;&lt;dates&gt;&lt;year&gt;2020&lt;/year&gt;&lt;pub-dates&gt;&lt;date&gt;2020-July-17&lt;/date&gt;&lt;/pub-dates&gt;&lt;/dates&gt;&lt;isbn&gt;2296-4185&lt;/isbn&gt;&lt;work-type&gt;Review&lt;/work-type&gt;&lt;urls&gt;&lt;related-urls&gt;&lt;url&gt;https://www.frontiersin.org/article/10.3389/fbioe.2020.00822&lt;/url&gt;&lt;/related-urls&gt;&lt;/urls&gt;&lt;electronic-resource-num&gt;10.3389/fbioe.2020.00822&lt;/electronic-resource-num&gt;&lt;language&gt;English&lt;/language&gt;&lt;/record&gt;&lt;/Cite&gt;&lt;/EndNote&gt;</w:instrText>
      </w:r>
      <w:r w:rsidR="007F4B2A">
        <w:rPr>
          <w:sz w:val="24"/>
          <w:szCs w:val="24"/>
        </w:rPr>
        <w:fldChar w:fldCharType="separate"/>
      </w:r>
      <w:r w:rsidR="007F4B2A">
        <w:rPr>
          <w:noProof/>
          <w:sz w:val="24"/>
          <w:szCs w:val="24"/>
        </w:rPr>
        <w:t>[</w:t>
      </w:r>
      <w:hyperlink w:anchor="_ENREF_13" w:tooltip="Attarilar, 2020 #291" w:history="1">
        <w:r w:rsidR="00F662A4">
          <w:rPr>
            <w:noProof/>
            <w:sz w:val="24"/>
            <w:szCs w:val="24"/>
          </w:rPr>
          <w:t>13</w:t>
        </w:r>
      </w:hyperlink>
      <w:r w:rsidR="007F4B2A">
        <w:rPr>
          <w:noProof/>
          <w:sz w:val="24"/>
          <w:szCs w:val="24"/>
        </w:rPr>
        <w:t>]</w:t>
      </w:r>
      <w:r w:rsidR="007F4B2A">
        <w:rPr>
          <w:sz w:val="24"/>
          <w:szCs w:val="24"/>
        </w:rPr>
        <w:fldChar w:fldCharType="end"/>
      </w:r>
      <w:r>
        <w:rPr>
          <w:sz w:val="24"/>
          <w:szCs w:val="24"/>
        </w:rPr>
        <w:t>. Graph neural network (GNN) can be used to</w:t>
      </w:r>
      <w:r>
        <w:rPr>
          <w:spacing w:val="-11"/>
          <w:sz w:val="24"/>
          <w:szCs w:val="24"/>
        </w:rPr>
        <w:t xml:space="preserve"> </w:t>
      </w:r>
      <w:r>
        <w:rPr>
          <w:sz w:val="24"/>
          <w:szCs w:val="24"/>
        </w:rPr>
        <w:t>solve</w:t>
      </w:r>
      <w:r>
        <w:rPr>
          <w:spacing w:val="-11"/>
          <w:sz w:val="24"/>
          <w:szCs w:val="24"/>
        </w:rPr>
        <w:t xml:space="preserve"> </w:t>
      </w:r>
      <w:r>
        <w:rPr>
          <w:sz w:val="24"/>
          <w:szCs w:val="24"/>
        </w:rPr>
        <w:t>graph</w:t>
      </w:r>
      <w:r>
        <w:rPr>
          <w:spacing w:val="-11"/>
          <w:sz w:val="24"/>
          <w:szCs w:val="24"/>
        </w:rPr>
        <w:t xml:space="preserve"> </w:t>
      </w:r>
      <w:r>
        <w:rPr>
          <w:sz w:val="24"/>
          <w:szCs w:val="24"/>
        </w:rPr>
        <w:t>related</w:t>
      </w:r>
      <w:r>
        <w:rPr>
          <w:spacing w:val="-11"/>
          <w:sz w:val="24"/>
          <w:szCs w:val="24"/>
        </w:rPr>
        <w:t xml:space="preserve"> </w:t>
      </w:r>
      <w:r>
        <w:rPr>
          <w:sz w:val="24"/>
          <w:szCs w:val="24"/>
        </w:rPr>
        <w:t>problem</w:t>
      </w:r>
      <w:r>
        <w:rPr>
          <w:spacing w:val="-11"/>
          <w:sz w:val="24"/>
          <w:szCs w:val="24"/>
        </w:rPr>
        <w:t xml:space="preserve"> </w:t>
      </w:r>
      <w:r>
        <w:rPr>
          <w:sz w:val="24"/>
          <w:szCs w:val="24"/>
        </w:rPr>
        <w:t xml:space="preserve">fields in an end-to-end manner </w:t>
      </w:r>
      <w:r w:rsidR="007F4B2A">
        <w:rPr>
          <w:sz w:val="24"/>
          <w:szCs w:val="24"/>
        </w:rPr>
        <w:fldChar w:fldCharType="begin"/>
      </w:r>
      <w:r w:rsidR="007F4B2A">
        <w:rPr>
          <w:sz w:val="24"/>
          <w:szCs w:val="24"/>
        </w:rPr>
        <w:instrText xml:space="preserve"> ADDIN EN.CITE &lt;EndNote&gt;&lt;Cite&gt;&lt;Author&gt;Zhou&lt;/Author&gt;&lt;Year&gt;2020&lt;/Year&gt;&lt;RecNum&gt;292&lt;/RecNum&gt;&lt;DisplayText&gt;[14]&lt;/DisplayText&gt;&lt;record&gt;&lt;rec-number&gt;292&lt;/rec-number&gt;&lt;foreign-keys&gt;&lt;key app="EN" db-id="2wz0zrfe22d05tepfsuxap2t9vedw90rwez5" timestamp="1654386523"&gt;292&lt;/key&gt;&lt;/foreign-keys&gt;&lt;ref-type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sidR="007F4B2A">
        <w:rPr>
          <w:sz w:val="24"/>
          <w:szCs w:val="24"/>
        </w:rPr>
        <w:fldChar w:fldCharType="separate"/>
      </w:r>
      <w:r w:rsidR="007F4B2A">
        <w:rPr>
          <w:noProof/>
          <w:sz w:val="24"/>
          <w:szCs w:val="24"/>
        </w:rPr>
        <w:t>[</w:t>
      </w:r>
      <w:hyperlink w:anchor="_ENREF_14" w:tooltip="Zhou, 2020 #292" w:history="1">
        <w:r w:rsidR="00F662A4">
          <w:rPr>
            <w:noProof/>
            <w:sz w:val="24"/>
            <w:szCs w:val="24"/>
          </w:rPr>
          <w:t>14</w:t>
        </w:r>
      </w:hyperlink>
      <w:r w:rsidR="007F4B2A">
        <w:rPr>
          <w:noProof/>
          <w:sz w:val="24"/>
          <w:szCs w:val="24"/>
        </w:rPr>
        <w:t>]</w:t>
      </w:r>
      <w:r w:rsidR="007F4B2A">
        <w:rPr>
          <w:sz w:val="24"/>
          <w:szCs w:val="24"/>
        </w:rPr>
        <w:fldChar w:fldCharType="end"/>
      </w:r>
      <w:r>
        <w:rPr>
          <w:sz w:val="24"/>
          <w:szCs w:val="24"/>
        </w:rPr>
        <w:t xml:space="preserve">. Relational modeling is crucial for many </w:t>
      </w:r>
      <w:proofErr w:type="gramStart"/>
      <w:r>
        <w:rPr>
          <w:sz w:val="24"/>
          <w:szCs w:val="24"/>
        </w:rPr>
        <w:t>network</w:t>
      </w:r>
      <w:proofErr w:type="gramEnd"/>
      <w:r>
        <w:rPr>
          <w:sz w:val="24"/>
          <w:szCs w:val="24"/>
        </w:rPr>
        <w:t xml:space="preserve"> or graphical data mining tasks, such as link prediction. GNN has recently been successfully applied in the real world, such as image recognition field </w:t>
      </w:r>
      <w:r w:rsidR="00A7016A">
        <w:rPr>
          <w:sz w:val="24"/>
          <w:szCs w:val="24"/>
        </w:rPr>
        <w:fldChar w:fldCharType="begin"/>
      </w:r>
      <w:r w:rsidR="00A7016A">
        <w:rPr>
          <w:sz w:val="24"/>
          <w:szCs w:val="24"/>
        </w:rPr>
        <w:instrText xml:space="preserve"> ADDIN EN.CITE &lt;EndNote&gt;&lt;Cite&gt;&lt;Author&gt;Li&lt;/Author&gt;&lt;Year&gt;2020&lt;/Year&gt;&lt;RecNum&gt;293&lt;/RecNum&gt;&lt;DisplayText&gt;[15]&lt;/DisplayText&gt;&lt;record&gt;&lt;rec-number&gt;293&lt;/rec-number&gt;&lt;foreign-keys&gt;&lt;key app="EN" db-id="2wz0zrfe22d05tepfsuxap2t9vedw90rwez5" timestamp="1654386591"&gt;293&lt;/key&gt;&lt;/foreign-keys&gt;&lt;ref-type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sidR="00A7016A">
        <w:rPr>
          <w:sz w:val="24"/>
          <w:szCs w:val="24"/>
        </w:rPr>
        <w:fldChar w:fldCharType="separate"/>
      </w:r>
      <w:r w:rsidR="00A7016A">
        <w:rPr>
          <w:noProof/>
          <w:sz w:val="24"/>
          <w:szCs w:val="24"/>
        </w:rPr>
        <w:t>[</w:t>
      </w:r>
      <w:hyperlink w:anchor="_ENREF_15" w:tooltip="Li, 2020 #293" w:history="1">
        <w:r w:rsidR="00F662A4">
          <w:rPr>
            <w:noProof/>
            <w:sz w:val="24"/>
            <w:szCs w:val="24"/>
          </w:rPr>
          <w:t>15</w:t>
        </w:r>
      </w:hyperlink>
      <w:r w:rsidR="00A7016A">
        <w:rPr>
          <w:noProof/>
          <w:sz w:val="24"/>
          <w:szCs w:val="24"/>
        </w:rPr>
        <w:t>]</w:t>
      </w:r>
      <w:r w:rsidR="00A7016A">
        <w:rPr>
          <w:sz w:val="24"/>
          <w:szCs w:val="24"/>
        </w:rPr>
        <w:fldChar w:fldCharType="end"/>
      </w:r>
      <w:r>
        <w:rPr>
          <w:sz w:val="24"/>
          <w:szCs w:val="24"/>
        </w:rPr>
        <w:t xml:space="preserve">, new drug discovery field </w:t>
      </w:r>
      <w:r w:rsidR="00A7016A">
        <w:rPr>
          <w:sz w:val="24"/>
          <w:szCs w:val="24"/>
        </w:rPr>
        <w:fldChar w:fldCharType="begin"/>
      </w:r>
      <w:r w:rsidR="00A7016A">
        <w:rPr>
          <w:sz w:val="24"/>
          <w:szCs w:val="24"/>
        </w:rPr>
        <w:instrText xml:space="preserve"> ADDIN EN.CITE &lt;EndNote&gt;&lt;Cite&gt;&lt;Author&gt;Sun&lt;/Author&gt;&lt;Year&gt;2019&lt;/Year&gt;&lt;RecNum&gt;294&lt;/RecNum&gt;&lt;DisplayText&gt;[16]&lt;/DisplayText&gt;&lt;record&gt;&lt;rec-number&gt;294&lt;/rec-number&gt;&lt;foreign-keys&gt;&lt;key app="EN" db-id="2wz0zrfe22d05tepfsuxap2t9vedw90rwez5" timestamp="1654386661"&gt;294&lt;/key&gt;&lt;/foreign-keys&gt;&lt;ref-type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6/4/2022&lt;/access-date&gt;&lt;/record&gt;&lt;/Cite&gt;&lt;/EndNote&gt;</w:instrText>
      </w:r>
      <w:r w:rsidR="00A7016A">
        <w:rPr>
          <w:sz w:val="24"/>
          <w:szCs w:val="24"/>
        </w:rPr>
        <w:fldChar w:fldCharType="separate"/>
      </w:r>
      <w:r w:rsidR="00A7016A">
        <w:rPr>
          <w:noProof/>
          <w:sz w:val="24"/>
          <w:szCs w:val="24"/>
        </w:rPr>
        <w:t>[</w:t>
      </w:r>
      <w:hyperlink w:anchor="_ENREF_16" w:tooltip="Sun, 2019 #294" w:history="1">
        <w:r w:rsidR="00F662A4">
          <w:rPr>
            <w:noProof/>
            <w:sz w:val="24"/>
            <w:szCs w:val="24"/>
          </w:rPr>
          <w:t>16</w:t>
        </w:r>
      </w:hyperlink>
      <w:r w:rsidR="00A7016A">
        <w:rPr>
          <w:noProof/>
          <w:sz w:val="24"/>
          <w:szCs w:val="24"/>
        </w:rPr>
        <w:t>]</w:t>
      </w:r>
      <w:r w:rsidR="00A7016A">
        <w:rPr>
          <w:sz w:val="24"/>
          <w:szCs w:val="24"/>
        </w:rPr>
        <w:fldChar w:fldCharType="end"/>
      </w:r>
      <w:r>
        <w:rPr>
          <w:sz w:val="24"/>
          <w:szCs w:val="24"/>
        </w:rPr>
        <w:t xml:space="preserve"> and flow prediction field </w:t>
      </w:r>
      <w:r w:rsidR="00A7016A">
        <w:rPr>
          <w:sz w:val="24"/>
          <w:szCs w:val="24"/>
        </w:rPr>
        <w:fldChar w:fldCharType="begin"/>
      </w:r>
      <w:r w:rsidR="00A7016A">
        <w:rPr>
          <w:sz w:val="24"/>
          <w:szCs w:val="24"/>
        </w:rPr>
        <w:instrText xml:space="preserve"> ADDIN EN.CITE &lt;EndNote&gt;&lt;Cite&gt;&lt;Author&gt;Guo&lt;/Author&gt;&lt;Year&gt;2019&lt;/Year&gt;&lt;RecNum&gt;295&lt;/RecNum&gt;&lt;DisplayText&gt;[17]&lt;/DisplayText&gt;&lt;record&gt;&lt;rec-number&gt;295&lt;/rec-number&gt;&lt;foreign-keys&gt;&lt;key app="EN" db-id="2wz0zrfe22d05tepfsuxap2t9vedw90rwez5" timestamp="1654386768"&gt;295&lt;/key&gt;&lt;/foreign-keys&gt;&lt;ref-type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06/04&lt;/access-date&gt;&lt;/record&gt;&lt;/Cite&gt;&lt;/EndNote&gt;</w:instrText>
      </w:r>
      <w:r w:rsidR="00A7016A">
        <w:rPr>
          <w:sz w:val="24"/>
          <w:szCs w:val="24"/>
        </w:rPr>
        <w:fldChar w:fldCharType="separate"/>
      </w:r>
      <w:r w:rsidR="00A7016A">
        <w:rPr>
          <w:noProof/>
          <w:sz w:val="24"/>
          <w:szCs w:val="24"/>
        </w:rPr>
        <w:t>[</w:t>
      </w:r>
      <w:hyperlink w:anchor="_ENREF_17" w:tooltip="Guo, 2019 #295" w:history="1">
        <w:r w:rsidR="00F662A4">
          <w:rPr>
            <w:noProof/>
            <w:sz w:val="24"/>
            <w:szCs w:val="24"/>
          </w:rPr>
          <w:t>17</w:t>
        </w:r>
      </w:hyperlink>
      <w:r w:rsidR="00A7016A">
        <w:rPr>
          <w:noProof/>
          <w:sz w:val="24"/>
          <w:szCs w:val="24"/>
        </w:rPr>
        <w:t>]</w:t>
      </w:r>
      <w:r w:rsidR="00A7016A">
        <w:rPr>
          <w:sz w:val="24"/>
          <w:szCs w:val="24"/>
        </w:rPr>
        <w:fldChar w:fldCharType="end"/>
      </w:r>
      <w:r>
        <w:rPr>
          <w:sz w:val="24"/>
          <w:szCs w:val="24"/>
        </w:rPr>
        <w:t>. In this work,</w:t>
      </w:r>
      <w:r>
        <w:rPr>
          <w:spacing w:val="39"/>
          <w:sz w:val="24"/>
          <w:szCs w:val="24"/>
        </w:rPr>
        <w:t xml:space="preserve"> </w:t>
      </w:r>
      <w:r>
        <w:rPr>
          <w:sz w:val="24"/>
          <w:szCs w:val="24"/>
        </w:rPr>
        <w:t>the</w:t>
      </w:r>
      <w:r>
        <w:rPr>
          <w:spacing w:val="39"/>
          <w:sz w:val="24"/>
          <w:szCs w:val="24"/>
        </w:rPr>
        <w:t xml:space="preserve"> </w:t>
      </w:r>
      <w:r>
        <w:rPr>
          <w:sz w:val="24"/>
          <w:szCs w:val="24"/>
        </w:rPr>
        <w:t>graph</w:t>
      </w:r>
      <w:r>
        <w:rPr>
          <w:spacing w:val="40"/>
          <w:sz w:val="24"/>
          <w:szCs w:val="24"/>
        </w:rPr>
        <w:t xml:space="preserve"> </w:t>
      </w:r>
      <w:r>
        <w:rPr>
          <w:sz w:val="24"/>
          <w:szCs w:val="24"/>
        </w:rPr>
        <w:t>data</w:t>
      </w:r>
      <w:r>
        <w:rPr>
          <w:spacing w:val="39"/>
          <w:sz w:val="24"/>
          <w:szCs w:val="24"/>
        </w:rPr>
        <w:t xml:space="preserve"> </w:t>
      </w:r>
      <w:r>
        <w:rPr>
          <w:sz w:val="24"/>
          <w:szCs w:val="24"/>
        </w:rPr>
        <w:t>are</w:t>
      </w:r>
      <w:r>
        <w:rPr>
          <w:spacing w:val="40"/>
          <w:sz w:val="24"/>
          <w:szCs w:val="24"/>
        </w:rPr>
        <w:t xml:space="preserve"> </w:t>
      </w:r>
      <w:r>
        <w:rPr>
          <w:sz w:val="24"/>
          <w:szCs w:val="24"/>
        </w:rPr>
        <w:t>constructed</w:t>
      </w:r>
      <w:r>
        <w:rPr>
          <w:spacing w:val="39"/>
          <w:sz w:val="24"/>
          <w:szCs w:val="24"/>
        </w:rPr>
        <w:t xml:space="preserve"> </w:t>
      </w:r>
      <w:r>
        <w:rPr>
          <w:sz w:val="24"/>
          <w:szCs w:val="24"/>
        </w:rPr>
        <w:t>by</w:t>
      </w:r>
      <w:r>
        <w:rPr>
          <w:spacing w:val="40"/>
          <w:sz w:val="24"/>
          <w:szCs w:val="24"/>
        </w:rPr>
        <w:t xml:space="preserve"> </w:t>
      </w:r>
      <w:r>
        <w:rPr>
          <w:sz w:val="24"/>
          <w:szCs w:val="24"/>
        </w:rPr>
        <w:t>the</w:t>
      </w:r>
      <w:r>
        <w:rPr>
          <w:spacing w:val="40"/>
          <w:sz w:val="24"/>
          <w:szCs w:val="24"/>
        </w:rPr>
        <w:t xml:space="preserve"> </w:t>
      </w:r>
      <w:r>
        <w:rPr>
          <w:sz w:val="24"/>
          <w:szCs w:val="24"/>
        </w:rPr>
        <w:t>time</w:t>
      </w:r>
      <w:r>
        <w:rPr>
          <w:spacing w:val="39"/>
          <w:sz w:val="24"/>
          <w:szCs w:val="24"/>
        </w:rPr>
        <w:t xml:space="preserve"> </w:t>
      </w:r>
      <w:r>
        <w:rPr>
          <w:spacing w:val="-2"/>
          <w:sz w:val="24"/>
          <w:szCs w:val="24"/>
        </w:rPr>
        <w:t xml:space="preserve">sequence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and</w:t>
      </w:r>
      <w:r>
        <w:rPr>
          <w:spacing w:val="-2"/>
          <w:sz w:val="24"/>
          <w:szCs w:val="24"/>
        </w:rPr>
        <w:t xml:space="preserve"> </w:t>
      </w:r>
      <w:r>
        <w:rPr>
          <w:sz w:val="24"/>
          <w:szCs w:val="24"/>
        </w:rPr>
        <w:t>the</w:t>
      </w:r>
      <w:r>
        <w:rPr>
          <w:spacing w:val="-2"/>
          <w:sz w:val="24"/>
          <w:szCs w:val="24"/>
        </w:rPr>
        <w:t xml:space="preserve"> </w:t>
      </w:r>
      <w:r>
        <w:rPr>
          <w:sz w:val="24"/>
          <w:szCs w:val="24"/>
        </w:rPr>
        <w:t>logical</w:t>
      </w:r>
      <w:r>
        <w:rPr>
          <w:spacing w:val="-2"/>
          <w:sz w:val="24"/>
          <w:szCs w:val="24"/>
        </w:rPr>
        <w:t xml:space="preserv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 are extracted by the graph neural network. In reality, there are examples of using more dynamic graphs, for example in</w:t>
      </w:r>
      <w:r>
        <w:rPr>
          <w:spacing w:val="-10"/>
          <w:sz w:val="24"/>
          <w:szCs w:val="24"/>
        </w:rPr>
        <w:t xml:space="preserve"> </w:t>
      </w:r>
      <w:r>
        <w:rPr>
          <w:sz w:val="24"/>
          <w:szCs w:val="24"/>
        </w:rPr>
        <w:t>social</w:t>
      </w:r>
      <w:r>
        <w:rPr>
          <w:spacing w:val="-9"/>
          <w:sz w:val="24"/>
          <w:szCs w:val="24"/>
        </w:rPr>
        <w:t xml:space="preserve"> </w:t>
      </w:r>
      <w:r>
        <w:rPr>
          <w:sz w:val="24"/>
          <w:szCs w:val="24"/>
        </w:rPr>
        <w:t>networks</w:t>
      </w:r>
      <w:r>
        <w:rPr>
          <w:spacing w:val="-9"/>
          <w:sz w:val="24"/>
          <w:szCs w:val="24"/>
        </w:rPr>
        <w:t xml:space="preserve"> </w:t>
      </w:r>
      <w:r>
        <w:rPr>
          <w:sz w:val="24"/>
          <w:szCs w:val="24"/>
        </w:rPr>
        <w:t>or</w:t>
      </w:r>
      <w:r>
        <w:rPr>
          <w:spacing w:val="-9"/>
          <w:sz w:val="24"/>
          <w:szCs w:val="24"/>
        </w:rPr>
        <w:t xml:space="preserve"> </w:t>
      </w:r>
      <w:r>
        <w:rPr>
          <w:sz w:val="24"/>
          <w:szCs w:val="24"/>
        </w:rPr>
        <w:t>financial</w:t>
      </w:r>
      <w:r>
        <w:rPr>
          <w:spacing w:val="-10"/>
          <w:sz w:val="24"/>
          <w:szCs w:val="24"/>
        </w:rPr>
        <w:t xml:space="preserve"> </w:t>
      </w:r>
      <w:r>
        <w:rPr>
          <w:sz w:val="24"/>
          <w:szCs w:val="24"/>
        </w:rPr>
        <w:t xml:space="preserve">networks. A dynamic graph can change the nodes of previous graph data or the connection between nodes as time progresses. A graph network can use Recurrent Neural Networks (RNNs) </w:t>
      </w:r>
      <w:r w:rsidR="00A7016A">
        <w:rPr>
          <w:sz w:val="24"/>
          <w:szCs w:val="24"/>
        </w:rPr>
        <w:fldChar w:fldCharType="begin"/>
      </w:r>
      <w:r w:rsidR="00A7016A">
        <w:rPr>
          <w:sz w:val="24"/>
          <w:szCs w:val="24"/>
        </w:rPr>
        <w:instrText xml:space="preserve"> ADDIN EN.CITE &lt;EndNote&gt;&lt;Cite&gt;&lt;Author&gt;Skarding&lt;/Author&gt;&lt;Year&gt;2021&lt;/Year&gt;&lt;RecNum&gt;296&lt;/RecNum&gt;&lt;DisplayText&gt;[18]&lt;/DisplayText&gt;&lt;record&gt;&lt;rec-number&gt;296&lt;/rec-number&gt;&lt;foreign-keys&gt;&lt;key app="EN" db-id="2wz0zrfe22d05tepfsuxap2t9vedw90rwez5" timestamp="1654386834"&gt;296&lt;/key&gt;&lt;/foreign-keys&gt;&lt;ref-type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EndNote&gt;</w:instrText>
      </w:r>
      <w:r w:rsidR="00A7016A">
        <w:rPr>
          <w:sz w:val="24"/>
          <w:szCs w:val="24"/>
        </w:rPr>
        <w:fldChar w:fldCharType="separate"/>
      </w:r>
      <w:r w:rsidR="00A7016A">
        <w:rPr>
          <w:noProof/>
          <w:sz w:val="24"/>
          <w:szCs w:val="24"/>
        </w:rPr>
        <w:t>[</w:t>
      </w:r>
      <w:hyperlink w:anchor="_ENREF_18" w:tooltip="Skarding, 2021 #296" w:history="1">
        <w:r w:rsidR="00F662A4">
          <w:rPr>
            <w:noProof/>
            <w:sz w:val="24"/>
            <w:szCs w:val="24"/>
          </w:rPr>
          <w:t>18</w:t>
        </w:r>
      </w:hyperlink>
      <w:r w:rsidR="00A7016A">
        <w:rPr>
          <w:noProof/>
          <w:sz w:val="24"/>
          <w:szCs w:val="24"/>
        </w:rPr>
        <w:t>]</w:t>
      </w:r>
      <w:r w:rsidR="00A7016A">
        <w:rPr>
          <w:sz w:val="24"/>
          <w:szCs w:val="24"/>
        </w:rPr>
        <w:fldChar w:fldCharType="end"/>
      </w:r>
      <w:r>
        <w:rPr>
          <w:sz w:val="24"/>
          <w:szCs w:val="24"/>
        </w:rPr>
        <w:t xml:space="preserve">, </w:t>
      </w:r>
      <w:r w:rsidR="00F662A4">
        <w:rPr>
          <w:sz w:val="24"/>
          <w:szCs w:val="24"/>
        </w:rPr>
        <w:fldChar w:fldCharType="begin"/>
      </w:r>
      <w:r w:rsidR="00F662A4">
        <w:rPr>
          <w:sz w:val="24"/>
          <w:szCs w:val="24"/>
        </w:rPr>
        <w:instrText xml:space="preserve"> ADDIN EN.CITE &lt;EndNote&gt;&lt;Cite&gt;&lt;Author&gt;Taheri&lt;/Author&gt;&lt;Year&gt;2019&lt;/Year&gt;&lt;RecNum&gt;297&lt;/RecNum&gt;&lt;DisplayText&gt;[19]&lt;/DisplayText&gt;&lt;record&gt;&lt;rec-number&gt;297&lt;/rec-number&gt;&lt;foreign-keys&gt;&lt;key app="EN" db-id="2wz0zrfe22d05tepfsuxap2t9vedw90rwez5" timestamp="1654386902"&gt;297&lt;/key&gt;&lt;/foreign-keys&gt;&lt;ref-type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representation learning, dynamic graph&lt;/keyword&gt;&lt;/keywords&gt;&lt;dates&gt;&lt;year&gt;2019&lt;/year&gt;&lt;/dates&gt;&lt;pub-location&gt;San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sidR="00F662A4">
        <w:rPr>
          <w:sz w:val="24"/>
          <w:szCs w:val="24"/>
        </w:rPr>
        <w:fldChar w:fldCharType="separate"/>
      </w:r>
      <w:r w:rsidR="00F662A4">
        <w:rPr>
          <w:noProof/>
          <w:sz w:val="24"/>
          <w:szCs w:val="24"/>
        </w:rPr>
        <w:t>[</w:t>
      </w:r>
      <w:hyperlink w:anchor="_ENREF_19" w:tooltip="Taheri, 2019 #297" w:history="1">
        <w:r w:rsidR="00F662A4">
          <w:rPr>
            <w:noProof/>
            <w:sz w:val="24"/>
            <w:szCs w:val="24"/>
          </w:rPr>
          <w:t>19</w:t>
        </w:r>
      </w:hyperlink>
      <w:r w:rsidR="00F662A4">
        <w:rPr>
          <w:noProof/>
          <w:sz w:val="24"/>
          <w:szCs w:val="24"/>
        </w:rPr>
        <w:t>]</w:t>
      </w:r>
      <w:r w:rsidR="00F662A4">
        <w:rPr>
          <w:sz w:val="24"/>
          <w:szCs w:val="24"/>
        </w:rPr>
        <w:fldChar w:fldCharType="end"/>
      </w:r>
      <w:r>
        <w:rPr>
          <w:sz w:val="24"/>
          <w:szCs w:val="24"/>
        </w:rPr>
        <w:t xml:space="preserve"> to learn the temporal characteristics of dynamic graphs, and spatiotemporal graph neural network architecture to learn the spatial characteristics of dynamic graphs </w:t>
      </w:r>
      <w:r w:rsidR="00F662A4">
        <w:rPr>
          <w:sz w:val="24"/>
          <w:szCs w:val="24"/>
        </w:rPr>
        <w:fldChar w:fldCharType="begin"/>
      </w:r>
      <w:r w:rsidR="00F662A4">
        <w:rPr>
          <w:sz w:val="24"/>
          <w:szCs w:val="24"/>
        </w:rPr>
        <w:instrText xml:space="preserve"> ADDIN EN.CITE &lt;EndNote&gt;&lt;Cite&gt;&lt;Author&gt;Wang&lt;/Author&gt;&lt;Year&gt;2020&lt;/Year&gt;&lt;RecNum&gt;298&lt;/RecNum&gt;&lt;DisplayText&gt;[20]&lt;/DisplayText&gt;&lt;record&gt;&lt;rec-number&gt;298&lt;/rec-number&gt;&lt;foreign-keys&gt;&lt;key app="EN" db-id="2wz0zrfe22d05tepfsuxap2t9vedw90rwez5" timestamp="1654386962"&gt;298&lt;/key&gt;&lt;/foreign-keys&gt;&lt;ref-type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sidR="00F662A4">
        <w:rPr>
          <w:sz w:val="24"/>
          <w:szCs w:val="24"/>
        </w:rPr>
        <w:fldChar w:fldCharType="separate"/>
      </w:r>
      <w:r w:rsidR="00F662A4">
        <w:rPr>
          <w:noProof/>
          <w:sz w:val="24"/>
          <w:szCs w:val="24"/>
        </w:rPr>
        <w:t>[</w:t>
      </w:r>
      <w:hyperlink w:anchor="_ENREF_20" w:tooltip="Wang, 2020 #298" w:history="1">
        <w:r w:rsidR="00F662A4">
          <w:rPr>
            <w:noProof/>
            <w:sz w:val="24"/>
            <w:szCs w:val="24"/>
          </w:rPr>
          <w:t>20</w:t>
        </w:r>
      </w:hyperlink>
      <w:r w:rsidR="00F662A4">
        <w:rPr>
          <w:noProof/>
          <w:sz w:val="24"/>
          <w:szCs w:val="24"/>
        </w:rPr>
        <w:t>]</w:t>
      </w:r>
      <w:r w:rsidR="00F662A4">
        <w:rPr>
          <w:sz w:val="24"/>
          <w:szCs w:val="24"/>
        </w:rPr>
        <w:fldChar w:fldCharType="end"/>
      </w:r>
      <w:r>
        <w:rPr>
          <w:sz w:val="24"/>
          <w:szCs w:val="24"/>
        </w:rPr>
        <w:t xml:space="preserve">. However, some graph data may be completely different at different times. Our work constructs the graph data of CAN, the nodes or </w:t>
      </w:r>
      <w:r>
        <w:rPr>
          <w:sz w:val="24"/>
          <w:szCs w:val="24"/>
        </w:rPr>
        <w:lastRenderedPageBreak/>
        <w:t>connections of graph</w:t>
      </w:r>
      <w:r>
        <w:rPr>
          <w:spacing w:val="80"/>
          <w:sz w:val="24"/>
          <w:szCs w:val="24"/>
        </w:rPr>
        <w:t xml:space="preserve"> </w:t>
      </w:r>
      <w:r>
        <w:rPr>
          <w:sz w:val="24"/>
          <w:szCs w:val="24"/>
        </w:rPr>
        <w:t xml:space="preserve">data constructed in the two time periods may be completely different. There is very little work to identify the graph network of such graph data. This model uses graph collapse network </w:t>
      </w:r>
      <w:r w:rsidR="00F662A4">
        <w:rPr>
          <w:sz w:val="24"/>
          <w:szCs w:val="24"/>
        </w:rPr>
        <w:fldChar w:fldCharType="begin"/>
      </w:r>
      <w:r w:rsidR="00F662A4">
        <w:rPr>
          <w:sz w:val="24"/>
          <w:szCs w:val="24"/>
        </w:rPr>
        <w:instrText xml:space="preserve"> ADDIN EN.CITE &lt;EndNote&gt;&lt;Cite&gt;&lt;Author&gt;Ma&lt;/Author&gt;&lt;Year&gt;2019&lt;/Year&gt;&lt;RecNum&gt;299&lt;/RecNum&gt;&lt;DisplayText&gt;[21]&lt;/DisplayText&gt;&lt;record&gt;&lt;rec-number&gt;299&lt;/rec-number&gt;&lt;foreign-keys&gt;&lt;key app="EN" db-id="2wz0zrfe22d05tepfsuxap2t9vedw90rwez5" timestamp="1654387044"&gt;299&lt;/key&gt;&lt;/foreign-keys&gt;&lt;ref-type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Mining&lt;/secondary-title&gt;&lt;/titles&gt;&lt;pages&gt;723–731&lt;/pages&gt;&lt;keywords&gt;&lt;keyword&gt;spectral graph theory, graph classification, graph convolution networks,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F662A4">
        <w:rPr>
          <w:sz w:val="24"/>
          <w:szCs w:val="24"/>
        </w:rPr>
        <w:fldChar w:fldCharType="separate"/>
      </w:r>
      <w:r w:rsidR="00F662A4">
        <w:rPr>
          <w:noProof/>
          <w:sz w:val="24"/>
          <w:szCs w:val="24"/>
        </w:rPr>
        <w:t>[</w:t>
      </w:r>
      <w:hyperlink w:anchor="_ENREF_21" w:tooltip="Ma, 2019 #299" w:history="1">
        <w:r w:rsidR="00F662A4">
          <w:rPr>
            <w:noProof/>
            <w:sz w:val="24"/>
            <w:szCs w:val="24"/>
          </w:rPr>
          <w:t>21</w:t>
        </w:r>
      </w:hyperlink>
      <w:r w:rsidR="00F662A4">
        <w:rPr>
          <w:noProof/>
          <w:sz w:val="24"/>
          <w:szCs w:val="24"/>
        </w:rPr>
        <w:t>]</w:t>
      </w:r>
      <w:r w:rsidR="00F662A4">
        <w:rPr>
          <w:sz w:val="24"/>
          <w:szCs w:val="24"/>
        </w:rPr>
        <w:fldChar w:fldCharType="end"/>
      </w:r>
      <w:r>
        <w:rPr>
          <w:sz w:val="24"/>
          <w:szCs w:val="24"/>
        </w:rPr>
        <w:t xml:space="preserve"> to detect such graph data.</w:t>
      </w:r>
    </w:p>
    <w:p w14:paraId="22367B0D" w14:textId="77777777" w:rsidR="00F662A4" w:rsidRDefault="00F662A4" w:rsidP="00F662A4">
      <w:pPr>
        <w:pStyle w:val="a5"/>
        <w:spacing w:line="250" w:lineRule="auto"/>
        <w:ind w:firstLineChars="200" w:firstLine="480"/>
        <w:jc w:val="both"/>
        <w:rPr>
          <w:sz w:val="24"/>
          <w:szCs w:val="24"/>
        </w:rPr>
      </w:pPr>
      <w:r>
        <w:rPr>
          <w:sz w:val="24"/>
          <w:szCs w:val="24"/>
        </w:rPr>
        <w:t>Developing a custom learning architecture consisting of multiple</w:t>
      </w:r>
      <w:r>
        <w:rPr>
          <w:spacing w:val="-11"/>
          <w:sz w:val="24"/>
          <w:szCs w:val="24"/>
        </w:rPr>
        <w:t xml:space="preserve"> </w:t>
      </w:r>
      <w:r>
        <w:rPr>
          <w:sz w:val="24"/>
          <w:szCs w:val="24"/>
        </w:rPr>
        <w:t>GNN</w:t>
      </w:r>
      <w:r>
        <w:rPr>
          <w:spacing w:val="-11"/>
          <w:sz w:val="24"/>
          <w:szCs w:val="24"/>
        </w:rPr>
        <w:t xml:space="preserve"> </w:t>
      </w:r>
      <w:r>
        <w:rPr>
          <w:sz w:val="24"/>
          <w:szCs w:val="24"/>
        </w:rPr>
        <w:t>layers</w:t>
      </w:r>
      <w:r>
        <w:rPr>
          <w:spacing w:val="-11"/>
          <w:sz w:val="24"/>
          <w:szCs w:val="24"/>
        </w:rPr>
        <w:t xml:space="preserve"> </w:t>
      </w:r>
      <w:r>
        <w:rPr>
          <w:sz w:val="24"/>
          <w:szCs w:val="24"/>
        </w:rPr>
        <w:t>for</w:t>
      </w:r>
      <w:r>
        <w:rPr>
          <w:spacing w:val="-11"/>
          <w:sz w:val="24"/>
          <w:szCs w:val="24"/>
        </w:rPr>
        <w:t xml:space="preserve"> </w:t>
      </w:r>
      <w:r>
        <w:rPr>
          <w:sz w:val="24"/>
          <w:szCs w:val="24"/>
        </w:rPr>
        <w:t>specific</w:t>
      </w:r>
      <w:r>
        <w:rPr>
          <w:spacing w:val="-11"/>
          <w:sz w:val="24"/>
          <w:szCs w:val="24"/>
        </w:rPr>
        <w:t xml:space="preserve"> </w:t>
      </w:r>
      <w:r>
        <w:rPr>
          <w:sz w:val="24"/>
          <w:szCs w:val="24"/>
        </w:rPr>
        <w:t>scenarios</w:t>
      </w:r>
      <w:r>
        <w:rPr>
          <w:spacing w:val="-11"/>
          <w:sz w:val="24"/>
          <w:szCs w:val="24"/>
        </w:rPr>
        <w:t xml:space="preserve"> </w:t>
      </w:r>
      <w:r>
        <w:rPr>
          <w:sz w:val="24"/>
          <w:szCs w:val="24"/>
        </w:rPr>
        <w:t>(e.g.,</w:t>
      </w:r>
      <w:r>
        <w:rPr>
          <w:spacing w:val="-11"/>
          <w:sz w:val="24"/>
          <w:szCs w:val="24"/>
        </w:rPr>
        <w:t xml:space="preserve"> </w:t>
      </w:r>
      <w:r>
        <w:rPr>
          <w:sz w:val="24"/>
          <w:szCs w:val="24"/>
        </w:rPr>
        <w:t>biological</w:t>
      </w:r>
      <w:r>
        <w:rPr>
          <w:spacing w:val="-11"/>
          <w:sz w:val="24"/>
          <w:szCs w:val="24"/>
        </w:rPr>
        <w:t xml:space="preserve"> </w:t>
      </w:r>
      <w:r>
        <w:rPr>
          <w:sz w:val="24"/>
          <w:szCs w:val="24"/>
        </w:rPr>
        <w:t>and physical</w:t>
      </w:r>
      <w:r>
        <w:rPr>
          <w:spacing w:val="-10"/>
          <w:sz w:val="24"/>
          <w:szCs w:val="24"/>
        </w:rPr>
        <w:t xml:space="preserve"> </w:t>
      </w:r>
      <w:r>
        <w:rPr>
          <w:sz w:val="24"/>
          <w:szCs w:val="24"/>
        </w:rPr>
        <w:t>network</w:t>
      </w:r>
      <w:r>
        <w:rPr>
          <w:spacing w:val="-10"/>
          <w:sz w:val="24"/>
          <w:szCs w:val="24"/>
        </w:rPr>
        <w:t xml:space="preserve"> </w:t>
      </w:r>
      <w:r>
        <w:rPr>
          <w:sz w:val="24"/>
          <w:szCs w:val="24"/>
        </w:rPr>
        <w:t>data)</w:t>
      </w:r>
      <w:r>
        <w:rPr>
          <w:spacing w:val="-10"/>
          <w:sz w:val="24"/>
          <w:szCs w:val="24"/>
        </w:rPr>
        <w:t xml:space="preserve"> </w:t>
      </w:r>
      <w:r>
        <w:rPr>
          <w:sz w:val="24"/>
          <w:szCs w:val="24"/>
        </w:rPr>
        <w:t>is</w:t>
      </w:r>
      <w:r>
        <w:rPr>
          <w:spacing w:val="-10"/>
          <w:sz w:val="24"/>
          <w:szCs w:val="24"/>
        </w:rPr>
        <w:t xml:space="preserve"> </w:t>
      </w:r>
      <w:r>
        <w:rPr>
          <w:sz w:val="24"/>
          <w:szCs w:val="24"/>
        </w:rPr>
        <w:t>still</w:t>
      </w:r>
      <w:r>
        <w:rPr>
          <w:spacing w:val="-10"/>
          <w:sz w:val="24"/>
          <w:szCs w:val="24"/>
        </w:rPr>
        <w:t xml:space="preserve"> </w:t>
      </w:r>
      <w:r>
        <w:rPr>
          <w:sz w:val="24"/>
          <w:szCs w:val="24"/>
        </w:rPr>
        <w:t>difficult,</w:t>
      </w:r>
      <w:r>
        <w:rPr>
          <w:spacing w:val="-10"/>
          <w:sz w:val="24"/>
          <w:szCs w:val="24"/>
        </w:rPr>
        <w:t xml:space="preserve"> </w:t>
      </w:r>
      <w:r>
        <w:rPr>
          <w:sz w:val="24"/>
          <w:szCs w:val="24"/>
        </w:rPr>
        <w:t>even</w:t>
      </w:r>
      <w:r>
        <w:rPr>
          <w:spacing w:val="-10"/>
          <w:sz w:val="24"/>
          <w:szCs w:val="24"/>
        </w:rPr>
        <w:t xml:space="preserve"> </w:t>
      </w:r>
      <w:r>
        <w:rPr>
          <w:sz w:val="24"/>
          <w:szCs w:val="24"/>
        </w:rPr>
        <w:t>for</w:t>
      </w:r>
      <w:r>
        <w:rPr>
          <w:spacing w:val="-10"/>
          <w:sz w:val="24"/>
          <w:szCs w:val="24"/>
        </w:rPr>
        <w:t xml:space="preserve"> </w:t>
      </w:r>
      <w:r>
        <w:rPr>
          <w:sz w:val="24"/>
          <w:szCs w:val="24"/>
        </w:rPr>
        <w:t>neural</w:t>
      </w:r>
      <w:r>
        <w:rPr>
          <w:spacing w:val="-10"/>
          <w:sz w:val="24"/>
          <w:szCs w:val="24"/>
        </w:rPr>
        <w:t xml:space="preserve"> </w:t>
      </w:r>
      <w:r>
        <w:rPr>
          <w:sz w:val="24"/>
          <w:szCs w:val="24"/>
        </w:rPr>
        <w:t>network experts. Falkner et al. [20] pointed out that the deep learning algorithm is very sensitive to many hyperparameters. The work in literature field [21] shows that the hyperparametric optimization (HPO) of GNNS is very important to achieve satisfactory</w:t>
      </w:r>
      <w:r>
        <w:rPr>
          <w:spacing w:val="-11"/>
          <w:sz w:val="24"/>
          <w:szCs w:val="24"/>
        </w:rPr>
        <w:t xml:space="preserve"> </w:t>
      </w:r>
      <w:r>
        <w:rPr>
          <w:sz w:val="24"/>
          <w:szCs w:val="24"/>
        </w:rPr>
        <w:t>results</w:t>
      </w:r>
      <w:r>
        <w:rPr>
          <w:spacing w:val="-11"/>
          <w:sz w:val="24"/>
          <w:szCs w:val="24"/>
        </w:rPr>
        <w:t xml:space="preserve"> </w:t>
      </w:r>
      <w:r>
        <w:rPr>
          <w:sz w:val="24"/>
          <w:szCs w:val="24"/>
        </w:rPr>
        <w:t>in</w:t>
      </w:r>
      <w:r>
        <w:rPr>
          <w:spacing w:val="-11"/>
          <w:sz w:val="24"/>
          <w:szCs w:val="24"/>
        </w:rPr>
        <w:t xml:space="preserve"> </w:t>
      </w:r>
      <w:r>
        <w:rPr>
          <w:sz w:val="24"/>
          <w:szCs w:val="24"/>
        </w:rPr>
        <w:t>practice.</w:t>
      </w:r>
      <w:r>
        <w:rPr>
          <w:spacing w:val="-11"/>
          <w:sz w:val="24"/>
          <w:szCs w:val="24"/>
        </w:rPr>
        <w:t xml:space="preserve"> </w:t>
      </w:r>
      <w:r>
        <w:rPr>
          <w:sz w:val="24"/>
          <w:szCs w:val="24"/>
        </w:rPr>
        <w:t>Therefore,</w:t>
      </w:r>
      <w:r>
        <w:rPr>
          <w:spacing w:val="-11"/>
          <w:sz w:val="24"/>
          <w:szCs w:val="24"/>
        </w:rPr>
        <w:t xml:space="preserve"> </w:t>
      </w:r>
      <w:r>
        <w:rPr>
          <w:sz w:val="24"/>
          <w:szCs w:val="24"/>
        </w:rPr>
        <w:t>the</w:t>
      </w:r>
      <w:r>
        <w:rPr>
          <w:spacing w:val="-11"/>
          <w:sz w:val="24"/>
          <w:szCs w:val="24"/>
        </w:rPr>
        <w:t xml:space="preserve"> </w:t>
      </w:r>
      <w:r>
        <w:rPr>
          <w:sz w:val="24"/>
          <w:szCs w:val="24"/>
        </w:rPr>
        <w:t>study</w:t>
      </w:r>
      <w:r>
        <w:rPr>
          <w:spacing w:val="-11"/>
          <w:sz w:val="24"/>
          <w:szCs w:val="24"/>
        </w:rPr>
        <w:t xml:space="preserve"> </w:t>
      </w:r>
      <w:r>
        <w:rPr>
          <w:sz w:val="24"/>
          <w:szCs w:val="24"/>
        </w:rPr>
        <w:t>of</w:t>
      </w:r>
      <w:r>
        <w:rPr>
          <w:spacing w:val="-11"/>
          <w:sz w:val="24"/>
          <w:szCs w:val="24"/>
        </w:rPr>
        <w:t xml:space="preserve"> </w:t>
      </w:r>
      <w:r>
        <w:rPr>
          <w:sz w:val="24"/>
          <w:szCs w:val="24"/>
        </w:rPr>
        <w:t>effective HPO methods for GNN is of great value for GNN to be applied to various practical problems. In order to automate</w:t>
      </w:r>
      <w:r>
        <w:rPr>
          <w:spacing w:val="80"/>
          <w:sz w:val="24"/>
          <w:szCs w:val="24"/>
        </w:rPr>
        <w:t xml:space="preserve"> </w:t>
      </w:r>
      <w:r>
        <w:rPr>
          <w:sz w:val="24"/>
          <w:szCs w:val="24"/>
        </w:rPr>
        <w:t>the model selection process, neural architecture search (NAS) is</w:t>
      </w:r>
      <w:r>
        <w:rPr>
          <w:spacing w:val="40"/>
          <w:sz w:val="24"/>
          <w:szCs w:val="24"/>
        </w:rPr>
        <w:t xml:space="preserve"> </w:t>
      </w:r>
      <w:r>
        <w:rPr>
          <w:sz w:val="24"/>
          <w:szCs w:val="24"/>
        </w:rPr>
        <w:t>widely</w:t>
      </w:r>
      <w:r>
        <w:rPr>
          <w:spacing w:val="40"/>
          <w:sz w:val="24"/>
          <w:szCs w:val="24"/>
        </w:rPr>
        <w:t xml:space="preserve"> </w:t>
      </w:r>
      <w:r>
        <w:rPr>
          <w:sz w:val="24"/>
          <w:szCs w:val="24"/>
        </w:rPr>
        <w:t>used</w:t>
      </w:r>
      <w:r>
        <w:rPr>
          <w:spacing w:val="40"/>
          <w:sz w:val="24"/>
          <w:szCs w:val="24"/>
        </w:rPr>
        <w:t xml:space="preserve"> </w:t>
      </w:r>
      <w:r>
        <w:rPr>
          <w:sz w:val="24"/>
          <w:szCs w:val="24"/>
        </w:rPr>
        <w:t>in</w:t>
      </w:r>
      <w:r>
        <w:rPr>
          <w:spacing w:val="40"/>
          <w:sz w:val="24"/>
          <w:szCs w:val="24"/>
        </w:rPr>
        <w:t xml:space="preserve"> </w:t>
      </w:r>
      <w:r>
        <w:rPr>
          <w:sz w:val="24"/>
          <w:szCs w:val="24"/>
        </w:rPr>
        <w:t>fields</w:t>
      </w:r>
      <w:r>
        <w:rPr>
          <w:spacing w:val="40"/>
          <w:sz w:val="24"/>
          <w:szCs w:val="24"/>
        </w:rPr>
        <w:t xml:space="preserve"> </w:t>
      </w:r>
      <w:r>
        <w:rPr>
          <w:sz w:val="24"/>
          <w:szCs w:val="24"/>
        </w:rPr>
        <w:t>[22],</w:t>
      </w:r>
      <w:r>
        <w:rPr>
          <w:spacing w:val="40"/>
          <w:sz w:val="24"/>
          <w:szCs w:val="24"/>
        </w:rPr>
        <w:t xml:space="preserve"> </w:t>
      </w:r>
      <w:r>
        <w:rPr>
          <w:sz w:val="24"/>
          <w:szCs w:val="24"/>
        </w:rPr>
        <w:t>[23],</w:t>
      </w:r>
      <w:r>
        <w:rPr>
          <w:spacing w:val="40"/>
          <w:sz w:val="24"/>
          <w:szCs w:val="24"/>
        </w:rPr>
        <w:t xml:space="preserve"> </w:t>
      </w:r>
      <w:r>
        <w:rPr>
          <w:sz w:val="24"/>
          <w:szCs w:val="24"/>
        </w:rPr>
        <w:t>and</w:t>
      </w:r>
      <w:r>
        <w:rPr>
          <w:spacing w:val="40"/>
          <w:sz w:val="24"/>
          <w:szCs w:val="24"/>
        </w:rPr>
        <w:t xml:space="preserve"> </w:t>
      </w:r>
      <w:r>
        <w:rPr>
          <w:sz w:val="24"/>
          <w:szCs w:val="24"/>
        </w:rPr>
        <w:t>has</w:t>
      </w:r>
      <w:r>
        <w:rPr>
          <w:spacing w:val="40"/>
          <w:sz w:val="24"/>
          <w:szCs w:val="24"/>
        </w:rPr>
        <w:t xml:space="preserve"> </w:t>
      </w:r>
      <w:r>
        <w:rPr>
          <w:sz w:val="24"/>
          <w:szCs w:val="24"/>
        </w:rPr>
        <w:t>become</w:t>
      </w:r>
      <w:r>
        <w:rPr>
          <w:spacing w:val="40"/>
          <w:sz w:val="24"/>
          <w:szCs w:val="24"/>
        </w:rPr>
        <w:t xml:space="preserve"> </w:t>
      </w:r>
      <w:r>
        <w:rPr>
          <w:sz w:val="24"/>
          <w:szCs w:val="24"/>
        </w:rPr>
        <w:t>the focus of deep learning research in recent years. NAS aims to explore the optimal combination of architecture components from the search space to maximize the model performance applicable to the target problem. So far, people have made great efforts to search convolutional neural network (CNN) architecture, which has promoted the latest progress of many important</w:t>
      </w:r>
      <w:r>
        <w:rPr>
          <w:spacing w:val="-1"/>
          <w:sz w:val="24"/>
          <w:szCs w:val="24"/>
        </w:rPr>
        <w:t xml:space="preserve"> </w:t>
      </w:r>
      <w:r>
        <w:rPr>
          <w:sz w:val="24"/>
          <w:szCs w:val="24"/>
        </w:rPr>
        <w:t>benchmark</w:t>
      </w:r>
      <w:r>
        <w:rPr>
          <w:spacing w:val="-1"/>
          <w:sz w:val="24"/>
          <w:szCs w:val="24"/>
        </w:rPr>
        <w:t xml:space="preserve"> </w:t>
      </w:r>
      <w:r>
        <w:rPr>
          <w:sz w:val="24"/>
          <w:szCs w:val="24"/>
        </w:rPr>
        <w:t>tasks,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image</w:t>
      </w:r>
      <w:r>
        <w:rPr>
          <w:spacing w:val="-1"/>
          <w:sz w:val="24"/>
          <w:szCs w:val="24"/>
        </w:rPr>
        <w:t xml:space="preserve"> </w:t>
      </w:r>
      <w:r>
        <w:rPr>
          <w:sz w:val="24"/>
          <w:szCs w:val="24"/>
        </w:rPr>
        <w:t>classification</w:t>
      </w:r>
      <w:r>
        <w:rPr>
          <w:spacing w:val="-1"/>
          <w:sz w:val="24"/>
          <w:szCs w:val="24"/>
        </w:rPr>
        <w:t xml:space="preserve"> </w:t>
      </w:r>
      <w:r>
        <w:rPr>
          <w:sz w:val="24"/>
          <w:szCs w:val="24"/>
        </w:rPr>
        <w:t>fields on CIFAR10/100 and ImageNet [24], [25]. In contrast, little</w:t>
      </w:r>
      <w:r>
        <w:rPr>
          <w:spacing w:val="80"/>
          <w:sz w:val="24"/>
          <w:szCs w:val="24"/>
        </w:rPr>
        <w:t xml:space="preserve"> </w:t>
      </w:r>
      <w:r>
        <w:rPr>
          <w:sz w:val="24"/>
          <w:szCs w:val="24"/>
        </w:rPr>
        <w:t>work has been done on GNN learning of graphic structure</w:t>
      </w:r>
      <w:r>
        <w:rPr>
          <w:spacing w:val="40"/>
          <w:sz w:val="24"/>
          <w:szCs w:val="24"/>
        </w:rPr>
        <w:t xml:space="preserve"> </w:t>
      </w:r>
      <w:r>
        <w:rPr>
          <w:sz w:val="24"/>
          <w:szCs w:val="24"/>
        </w:rPr>
        <w:t>data [26] – [28]. NAS literature has proposed two main types</w:t>
      </w:r>
      <w:r>
        <w:rPr>
          <w:spacing w:val="80"/>
          <w:sz w:val="24"/>
          <w:szCs w:val="24"/>
        </w:rPr>
        <w:t xml:space="preserve"> </w:t>
      </w:r>
      <w:r>
        <w:rPr>
          <w:sz w:val="24"/>
          <w:szCs w:val="24"/>
        </w:rPr>
        <w:t>of methods as the most effective problem-solving methods: reinforcement</w:t>
      </w:r>
      <w:r>
        <w:rPr>
          <w:spacing w:val="-12"/>
          <w:sz w:val="24"/>
          <w:szCs w:val="24"/>
        </w:rPr>
        <w:t xml:space="preserve"> </w:t>
      </w:r>
      <w:r>
        <w:rPr>
          <w:sz w:val="24"/>
          <w:szCs w:val="24"/>
        </w:rPr>
        <w:t>learning</w:t>
      </w:r>
      <w:r>
        <w:rPr>
          <w:spacing w:val="-12"/>
          <w:sz w:val="24"/>
          <w:szCs w:val="24"/>
        </w:rPr>
        <w:t xml:space="preserve"> </w:t>
      </w:r>
      <w:r>
        <w:rPr>
          <w:sz w:val="24"/>
          <w:szCs w:val="24"/>
        </w:rPr>
        <w:t>(RL)</w:t>
      </w:r>
      <w:r>
        <w:rPr>
          <w:spacing w:val="-12"/>
          <w:sz w:val="24"/>
          <w:szCs w:val="24"/>
        </w:rPr>
        <w:t xml:space="preserve"> </w:t>
      </w:r>
      <w:r>
        <w:rPr>
          <w:sz w:val="24"/>
          <w:szCs w:val="24"/>
        </w:rPr>
        <w:t>and</w:t>
      </w:r>
      <w:r>
        <w:rPr>
          <w:spacing w:val="-12"/>
          <w:sz w:val="24"/>
          <w:szCs w:val="24"/>
        </w:rPr>
        <w:t xml:space="preserve"> </w:t>
      </w:r>
      <w:r>
        <w:rPr>
          <w:sz w:val="24"/>
          <w:szCs w:val="24"/>
        </w:rPr>
        <w:t>evolutionary</w:t>
      </w:r>
      <w:r>
        <w:rPr>
          <w:spacing w:val="-12"/>
          <w:sz w:val="24"/>
          <w:szCs w:val="24"/>
        </w:rPr>
        <w:t xml:space="preserve"> </w:t>
      </w:r>
      <w:r>
        <w:rPr>
          <w:sz w:val="24"/>
          <w:szCs w:val="24"/>
        </w:rPr>
        <w:t>algorithm</w:t>
      </w:r>
      <w:r>
        <w:rPr>
          <w:spacing w:val="-12"/>
          <w:sz w:val="24"/>
          <w:szCs w:val="24"/>
        </w:rPr>
        <w:t xml:space="preserve"> </w:t>
      </w:r>
      <w:r>
        <w:rPr>
          <w:sz w:val="24"/>
          <w:szCs w:val="24"/>
        </w:rPr>
        <w:t>(EA) [28]. So far, the second technology has been ignored in the GNNs environment. The results show that both RL and EA can find equivalent models in terms of accuracy, and EA is faster</w:t>
      </w:r>
      <w:r>
        <w:rPr>
          <w:spacing w:val="46"/>
          <w:sz w:val="24"/>
          <w:szCs w:val="24"/>
        </w:rPr>
        <w:t xml:space="preserve"> </w:t>
      </w:r>
      <w:r>
        <w:rPr>
          <w:sz w:val="24"/>
          <w:szCs w:val="24"/>
        </w:rPr>
        <w:t>in</w:t>
      </w:r>
      <w:r>
        <w:rPr>
          <w:spacing w:val="46"/>
          <w:sz w:val="24"/>
          <w:szCs w:val="24"/>
        </w:rPr>
        <w:t xml:space="preserve"> </w:t>
      </w:r>
      <w:r>
        <w:rPr>
          <w:sz w:val="24"/>
          <w:szCs w:val="24"/>
        </w:rPr>
        <w:t>some</w:t>
      </w:r>
      <w:r>
        <w:rPr>
          <w:spacing w:val="47"/>
          <w:sz w:val="24"/>
          <w:szCs w:val="24"/>
        </w:rPr>
        <w:t xml:space="preserve"> </w:t>
      </w:r>
      <w:r>
        <w:rPr>
          <w:sz w:val="24"/>
          <w:szCs w:val="24"/>
        </w:rPr>
        <w:t>cases.</w:t>
      </w:r>
      <w:r>
        <w:rPr>
          <w:spacing w:val="46"/>
          <w:sz w:val="24"/>
          <w:szCs w:val="24"/>
        </w:rPr>
        <w:t xml:space="preserve"> </w:t>
      </w:r>
      <w:r>
        <w:rPr>
          <w:sz w:val="24"/>
          <w:szCs w:val="24"/>
        </w:rPr>
        <w:t>Two</w:t>
      </w:r>
      <w:r>
        <w:rPr>
          <w:spacing w:val="47"/>
          <w:sz w:val="24"/>
          <w:szCs w:val="24"/>
        </w:rPr>
        <w:t xml:space="preserve"> </w:t>
      </w:r>
      <w:r>
        <w:rPr>
          <w:sz w:val="24"/>
          <w:szCs w:val="24"/>
        </w:rPr>
        <w:t>recent</w:t>
      </w:r>
      <w:r>
        <w:rPr>
          <w:spacing w:val="46"/>
          <w:sz w:val="24"/>
          <w:szCs w:val="24"/>
        </w:rPr>
        <w:t xml:space="preserve"> </w:t>
      </w:r>
      <w:r>
        <w:rPr>
          <w:sz w:val="24"/>
          <w:szCs w:val="24"/>
        </w:rPr>
        <w:t>related</w:t>
      </w:r>
      <w:r>
        <w:rPr>
          <w:spacing w:val="46"/>
          <w:sz w:val="24"/>
          <w:szCs w:val="24"/>
        </w:rPr>
        <w:t xml:space="preserve"> </w:t>
      </w:r>
      <w:r>
        <w:rPr>
          <w:sz w:val="24"/>
          <w:szCs w:val="24"/>
        </w:rPr>
        <w:t>works</w:t>
      </w:r>
      <w:r>
        <w:rPr>
          <w:spacing w:val="46"/>
          <w:sz w:val="24"/>
          <w:szCs w:val="24"/>
        </w:rPr>
        <w:t xml:space="preserve"> </w:t>
      </w:r>
      <w:r>
        <w:rPr>
          <w:spacing w:val="-2"/>
          <w:sz w:val="24"/>
          <w:szCs w:val="24"/>
        </w:rPr>
        <w:t>[28],</w:t>
      </w:r>
      <w:r>
        <w:rPr>
          <w:sz w:val="24"/>
          <w:szCs w:val="24"/>
        </w:rPr>
        <w:t>[29] mainly focus on NAS based on RL, and uses RNN as the controller to generate variable length strings describing GNN architecture to maximize the expected accuracy of the generated network architecture on the verification dataset. Although encouraging results</w:t>
      </w:r>
      <w:r>
        <w:rPr>
          <w:spacing w:val="-6"/>
          <w:sz w:val="24"/>
          <w:szCs w:val="24"/>
        </w:rPr>
        <w:t xml:space="preserve"> </w:t>
      </w:r>
      <w:r>
        <w:rPr>
          <w:sz w:val="24"/>
          <w:szCs w:val="24"/>
        </w:rPr>
        <w:t>have</w:t>
      </w:r>
      <w:r>
        <w:rPr>
          <w:spacing w:val="-6"/>
          <w:sz w:val="24"/>
          <w:szCs w:val="24"/>
        </w:rPr>
        <w:t xml:space="preserve"> </w:t>
      </w:r>
      <w:r>
        <w:rPr>
          <w:sz w:val="24"/>
          <w:szCs w:val="24"/>
        </w:rPr>
        <w:t>been</w:t>
      </w:r>
      <w:r>
        <w:rPr>
          <w:spacing w:val="-6"/>
          <w:sz w:val="24"/>
          <w:szCs w:val="24"/>
        </w:rPr>
        <w:t xml:space="preserve"> </w:t>
      </w:r>
      <w:r>
        <w:rPr>
          <w:sz w:val="24"/>
          <w:szCs w:val="24"/>
        </w:rPr>
        <w:t>achieved,</w:t>
      </w:r>
      <w:r>
        <w:rPr>
          <w:spacing w:val="-6"/>
          <w:sz w:val="24"/>
          <w:szCs w:val="24"/>
        </w:rPr>
        <w:t xml:space="preserve"> </w:t>
      </w:r>
      <w:r>
        <w:rPr>
          <w:sz w:val="24"/>
          <w:szCs w:val="24"/>
        </w:rPr>
        <w:t>the</w:t>
      </w:r>
      <w:r>
        <w:rPr>
          <w:spacing w:val="-6"/>
          <w:sz w:val="24"/>
          <w:szCs w:val="24"/>
        </w:rPr>
        <w:t xml:space="preserve"> </w:t>
      </w:r>
      <w:r>
        <w:rPr>
          <w:sz w:val="24"/>
          <w:szCs w:val="24"/>
        </w:rPr>
        <w:t>existing</w:t>
      </w:r>
      <w:r>
        <w:rPr>
          <w:spacing w:val="-6"/>
          <w:sz w:val="24"/>
          <w:szCs w:val="24"/>
        </w:rPr>
        <w:t xml:space="preserve"> </w:t>
      </w:r>
      <w:r>
        <w:rPr>
          <w:sz w:val="24"/>
          <w:szCs w:val="24"/>
        </w:rPr>
        <w:t>work</w:t>
      </w:r>
      <w:r>
        <w:rPr>
          <w:spacing w:val="-6"/>
          <w:sz w:val="24"/>
          <w:szCs w:val="24"/>
        </w:rPr>
        <w:t xml:space="preserve"> </w:t>
      </w:r>
      <w:r>
        <w:rPr>
          <w:sz w:val="24"/>
          <w:szCs w:val="24"/>
        </w:rPr>
        <w:t>has</w:t>
      </w:r>
      <w:r>
        <w:rPr>
          <w:spacing w:val="-6"/>
          <w:sz w:val="24"/>
          <w:szCs w:val="24"/>
        </w:rPr>
        <w:t xml:space="preserve"> </w:t>
      </w:r>
      <w:r>
        <w:rPr>
          <w:sz w:val="24"/>
          <w:szCs w:val="24"/>
        </w:rPr>
        <w:t>always</w:t>
      </w:r>
      <w:r>
        <w:rPr>
          <w:spacing w:val="-6"/>
          <w:sz w:val="24"/>
          <w:szCs w:val="24"/>
        </w:rPr>
        <w:t xml:space="preserve"> </w:t>
      </w:r>
      <w:r>
        <w:rPr>
          <w:sz w:val="24"/>
          <w:szCs w:val="24"/>
        </w:rPr>
        <w:t>faced the challenge of the following two shortcomings: hyperparametric</w:t>
      </w:r>
      <w:r>
        <w:rPr>
          <w:spacing w:val="-13"/>
          <w:sz w:val="24"/>
          <w:szCs w:val="24"/>
        </w:rPr>
        <w:t xml:space="preserve"> </w:t>
      </w:r>
      <w:r>
        <w:rPr>
          <w:sz w:val="24"/>
          <w:szCs w:val="24"/>
        </w:rPr>
        <w:t>invariance</w:t>
      </w:r>
      <w:r>
        <w:rPr>
          <w:spacing w:val="-12"/>
          <w:sz w:val="24"/>
          <w:szCs w:val="24"/>
        </w:rPr>
        <w:t xml:space="preserve"> </w:t>
      </w:r>
      <w:r>
        <w:rPr>
          <w:sz w:val="24"/>
          <w:szCs w:val="24"/>
        </w:rPr>
        <w:t>and</w:t>
      </w:r>
      <w:r>
        <w:rPr>
          <w:spacing w:val="-13"/>
          <w:sz w:val="24"/>
          <w:szCs w:val="24"/>
        </w:rPr>
        <w:t xml:space="preserve"> </w:t>
      </w:r>
      <w:r>
        <w:rPr>
          <w:sz w:val="24"/>
          <w:szCs w:val="24"/>
        </w:rPr>
        <w:t>high</w:t>
      </w:r>
      <w:r>
        <w:rPr>
          <w:spacing w:val="-12"/>
          <w:sz w:val="24"/>
          <w:szCs w:val="24"/>
        </w:rPr>
        <w:t xml:space="preserve"> </w:t>
      </w:r>
      <w:r>
        <w:rPr>
          <w:sz w:val="24"/>
          <w:szCs w:val="24"/>
        </w:rPr>
        <w:t>computational</w:t>
      </w:r>
      <w:r>
        <w:rPr>
          <w:spacing w:val="-13"/>
          <w:sz w:val="24"/>
          <w:szCs w:val="24"/>
        </w:rPr>
        <w:t xml:space="preserve"> </w:t>
      </w:r>
      <w:r>
        <w:rPr>
          <w:sz w:val="24"/>
          <w:szCs w:val="24"/>
        </w:rPr>
        <w:t>intensity.</w:t>
      </w:r>
      <w:r>
        <w:rPr>
          <w:spacing w:val="-12"/>
          <w:sz w:val="24"/>
          <w:szCs w:val="24"/>
        </w:rPr>
        <w:t xml:space="preserve"> </w:t>
      </w:r>
      <w:r>
        <w:rPr>
          <w:sz w:val="24"/>
          <w:szCs w:val="24"/>
        </w:rPr>
        <w:t>In</w:t>
      </w:r>
      <w:r>
        <w:rPr>
          <w:spacing w:val="-13"/>
          <w:sz w:val="24"/>
          <w:szCs w:val="24"/>
        </w:rPr>
        <w:t xml:space="preserve"> </w:t>
      </w:r>
      <w:r>
        <w:rPr>
          <w:sz w:val="24"/>
          <w:szCs w:val="24"/>
        </w:rPr>
        <w:t>addition, the controller usually generates candidate GNN architectures and evaluates them in a sequential manner, which is difficult</w:t>
      </w:r>
      <w:r>
        <w:rPr>
          <w:spacing w:val="40"/>
          <w:sz w:val="24"/>
          <w:szCs w:val="24"/>
        </w:rPr>
        <w:t xml:space="preserve"> </w:t>
      </w:r>
      <w:r>
        <w:rPr>
          <w:sz w:val="24"/>
          <w:szCs w:val="24"/>
        </w:rPr>
        <w:t>to expand to a large search space.</w:t>
      </w:r>
    </w:p>
    <w:p w14:paraId="79F330EA" w14:textId="77777777" w:rsidR="00F662A4" w:rsidRDefault="00F662A4" w:rsidP="00F662A4">
      <w:pPr>
        <w:pStyle w:val="a5"/>
        <w:spacing w:before="98" w:line="250" w:lineRule="auto"/>
        <w:ind w:firstLineChars="200" w:firstLine="480"/>
        <w:jc w:val="both"/>
        <w:rPr>
          <w:sz w:val="24"/>
          <w:szCs w:val="24"/>
        </w:rPr>
      </w:pPr>
      <w:r>
        <w:rPr>
          <w:sz w:val="24"/>
          <w:szCs w:val="24"/>
        </w:rPr>
        <w:t>NAS tasks can usually be described as a complex optimization problem [30], [31]. Generally speaking, a neural network</w:t>
      </w:r>
      <w:r>
        <w:rPr>
          <w:spacing w:val="21"/>
          <w:sz w:val="24"/>
          <w:szCs w:val="24"/>
        </w:rPr>
        <w:t xml:space="preserve"> </w:t>
      </w:r>
      <w:r>
        <w:rPr>
          <w:sz w:val="24"/>
          <w:szCs w:val="24"/>
        </w:rPr>
        <w:t>with</w:t>
      </w:r>
      <w:r>
        <w:rPr>
          <w:spacing w:val="21"/>
          <w:sz w:val="24"/>
          <w:szCs w:val="24"/>
        </w:rPr>
        <w:t xml:space="preserve"> </w:t>
      </w:r>
      <w:r>
        <w:rPr>
          <w:sz w:val="24"/>
          <w:szCs w:val="24"/>
        </w:rPr>
        <w:t>higher</w:t>
      </w:r>
      <w:r>
        <w:rPr>
          <w:spacing w:val="21"/>
          <w:sz w:val="24"/>
          <w:szCs w:val="24"/>
        </w:rPr>
        <w:t xml:space="preserve"> </w:t>
      </w:r>
      <w:r>
        <w:rPr>
          <w:sz w:val="24"/>
          <w:szCs w:val="24"/>
        </w:rPr>
        <w:t xml:space="preserve">complexity with appropriate </w:t>
      </w:r>
      <w:proofErr w:type="spellStart"/>
      <w:r>
        <w:rPr>
          <w:sz w:val="24"/>
          <w:szCs w:val="24"/>
        </w:rPr>
        <w:t>reguralization</w:t>
      </w:r>
      <w:proofErr w:type="spellEnd"/>
      <w:r>
        <w:rPr>
          <w:sz w:val="24"/>
          <w:szCs w:val="24"/>
        </w:rPr>
        <w:t xml:space="preserve"> in place</w:t>
      </w:r>
      <w:r>
        <w:rPr>
          <w:spacing w:val="21"/>
          <w:sz w:val="24"/>
          <w:szCs w:val="24"/>
        </w:rPr>
        <w:t xml:space="preserve"> </w:t>
      </w:r>
      <w:r>
        <w:rPr>
          <w:sz w:val="24"/>
          <w:szCs w:val="24"/>
        </w:rPr>
        <w:t>may</w:t>
      </w:r>
      <w:r>
        <w:rPr>
          <w:spacing w:val="21"/>
          <w:sz w:val="24"/>
          <w:szCs w:val="24"/>
        </w:rPr>
        <w:t xml:space="preserve"> </w:t>
      </w:r>
      <w:r>
        <w:rPr>
          <w:sz w:val="24"/>
          <w:szCs w:val="24"/>
        </w:rPr>
        <w:t>have</w:t>
      </w:r>
      <w:r>
        <w:rPr>
          <w:spacing w:val="21"/>
          <w:sz w:val="24"/>
          <w:szCs w:val="24"/>
        </w:rPr>
        <w:t xml:space="preserve"> </w:t>
      </w:r>
      <w:r>
        <w:rPr>
          <w:sz w:val="24"/>
          <w:szCs w:val="24"/>
        </w:rPr>
        <w:t>higher</w:t>
      </w:r>
      <w:r>
        <w:rPr>
          <w:spacing w:val="22"/>
          <w:sz w:val="24"/>
          <w:szCs w:val="24"/>
        </w:rPr>
        <w:t xml:space="preserve"> </w:t>
      </w:r>
      <w:r>
        <w:rPr>
          <w:spacing w:val="-2"/>
          <w:sz w:val="24"/>
          <w:szCs w:val="24"/>
        </w:rPr>
        <w:t xml:space="preserve">recognition </w:t>
      </w:r>
      <w:r>
        <w:rPr>
          <w:sz w:val="24"/>
          <w:szCs w:val="24"/>
        </w:rPr>
        <w:t>accuracy for complex problems, but it will greatly increase the detection time of intrusion CAN messages. Our algorithm uses two conflicting objectives,</w:t>
      </w:r>
      <w:r>
        <w:rPr>
          <w:spacing w:val="-2"/>
          <w:sz w:val="24"/>
          <w:szCs w:val="24"/>
        </w:rPr>
        <w:t xml:space="preserve"> </w:t>
      </w:r>
      <w:r>
        <w:rPr>
          <w:sz w:val="24"/>
          <w:szCs w:val="24"/>
        </w:rPr>
        <w:t>namely,</w:t>
      </w:r>
      <w:r>
        <w:rPr>
          <w:spacing w:val="-2"/>
          <w:sz w:val="24"/>
          <w:szCs w:val="24"/>
        </w:rPr>
        <w:t xml:space="preserve"> </w:t>
      </w:r>
      <w:r>
        <w:rPr>
          <w:sz w:val="24"/>
          <w:szCs w:val="24"/>
        </w:rPr>
        <w:t>the</w:t>
      </w:r>
      <w:r>
        <w:rPr>
          <w:spacing w:val="-2"/>
          <w:sz w:val="24"/>
          <w:szCs w:val="24"/>
        </w:rPr>
        <w:t xml:space="preserve"> </w:t>
      </w:r>
      <w:r>
        <w:rPr>
          <w:sz w:val="24"/>
          <w:szCs w:val="24"/>
        </w:rPr>
        <w:t>accuracy</w:t>
      </w:r>
      <w:r>
        <w:rPr>
          <w:spacing w:val="-2"/>
          <w:sz w:val="24"/>
          <w:szCs w:val="24"/>
        </w:rPr>
        <w:t xml:space="preserve"> </w:t>
      </w:r>
      <w:r>
        <w:rPr>
          <w:sz w:val="24"/>
          <w:szCs w:val="24"/>
        </w:rPr>
        <w:t>of</w:t>
      </w:r>
      <w:r>
        <w:rPr>
          <w:spacing w:val="-2"/>
          <w:sz w:val="24"/>
          <w:szCs w:val="24"/>
        </w:rPr>
        <w:t xml:space="preserve"> </w:t>
      </w:r>
      <w:r>
        <w:rPr>
          <w:sz w:val="24"/>
          <w:szCs w:val="24"/>
        </w:rPr>
        <w:t>intrusion</w:t>
      </w:r>
      <w:r>
        <w:rPr>
          <w:spacing w:val="-2"/>
          <w:sz w:val="24"/>
          <w:szCs w:val="24"/>
        </w:rPr>
        <w:t xml:space="preserve"> </w:t>
      </w:r>
      <w:r>
        <w:rPr>
          <w:sz w:val="24"/>
          <w:szCs w:val="24"/>
        </w:rPr>
        <w:t>detection</w:t>
      </w:r>
      <w:r>
        <w:rPr>
          <w:spacing w:val="-2"/>
          <w:sz w:val="24"/>
          <w:szCs w:val="24"/>
        </w:rPr>
        <w:t xml:space="preserve"> </w:t>
      </w:r>
      <w:r>
        <w:rPr>
          <w:sz w:val="24"/>
          <w:szCs w:val="24"/>
        </w:rPr>
        <w:t>and</w:t>
      </w:r>
      <w:r>
        <w:rPr>
          <w:spacing w:val="-2"/>
          <w:sz w:val="24"/>
          <w:szCs w:val="24"/>
        </w:rPr>
        <w:t xml:space="preserve"> </w:t>
      </w:r>
      <w:r>
        <w:rPr>
          <w:sz w:val="24"/>
          <w:szCs w:val="24"/>
        </w:rPr>
        <w:t xml:space="preserve">the complexity of the model, for </w:t>
      </w:r>
      <w:proofErr w:type="spellStart"/>
      <w:r>
        <w:rPr>
          <w:sz w:val="24"/>
          <w:szCs w:val="24"/>
        </w:rPr>
        <w:t>multiobjective</w:t>
      </w:r>
      <w:proofErr w:type="spellEnd"/>
      <w:r>
        <w:rPr>
          <w:sz w:val="24"/>
          <w:szCs w:val="24"/>
        </w:rPr>
        <w:t xml:space="preserve"> optimization. In the</w:t>
      </w:r>
      <w:r>
        <w:rPr>
          <w:spacing w:val="-13"/>
          <w:sz w:val="24"/>
          <w:szCs w:val="24"/>
        </w:rPr>
        <w:t xml:space="preserve"> </w:t>
      </w:r>
      <w:r>
        <w:rPr>
          <w:sz w:val="24"/>
          <w:szCs w:val="24"/>
        </w:rPr>
        <w:t>field</w:t>
      </w:r>
      <w:r>
        <w:rPr>
          <w:spacing w:val="-12"/>
          <w:sz w:val="24"/>
          <w:szCs w:val="24"/>
        </w:rPr>
        <w:t xml:space="preserve"> </w:t>
      </w:r>
      <w:r>
        <w:rPr>
          <w:sz w:val="24"/>
          <w:szCs w:val="24"/>
        </w:rPr>
        <w:t>of</w:t>
      </w:r>
      <w:r>
        <w:rPr>
          <w:spacing w:val="-13"/>
          <w:sz w:val="24"/>
          <w:szCs w:val="24"/>
        </w:rPr>
        <w:t xml:space="preserve"> </w:t>
      </w:r>
      <w:r>
        <w:rPr>
          <w:sz w:val="24"/>
          <w:szCs w:val="24"/>
        </w:rPr>
        <w:t>computational</w:t>
      </w:r>
      <w:r>
        <w:rPr>
          <w:spacing w:val="-12"/>
          <w:sz w:val="24"/>
          <w:szCs w:val="24"/>
        </w:rPr>
        <w:t xml:space="preserve"> </w:t>
      </w:r>
      <w:r>
        <w:rPr>
          <w:sz w:val="24"/>
          <w:szCs w:val="24"/>
        </w:rPr>
        <w:t>intelligence,</w:t>
      </w:r>
      <w:r>
        <w:rPr>
          <w:spacing w:val="-13"/>
          <w:sz w:val="24"/>
          <w:szCs w:val="24"/>
        </w:rPr>
        <w:t xml:space="preserve"> </w:t>
      </w:r>
      <w:r>
        <w:rPr>
          <w:sz w:val="24"/>
          <w:szCs w:val="24"/>
        </w:rPr>
        <w:t>evolutionary</w:t>
      </w:r>
      <w:r>
        <w:rPr>
          <w:spacing w:val="-12"/>
          <w:sz w:val="24"/>
          <w:szCs w:val="24"/>
        </w:rPr>
        <w:t xml:space="preserve"> </w:t>
      </w:r>
      <w:r>
        <w:rPr>
          <w:sz w:val="24"/>
          <w:szCs w:val="24"/>
        </w:rPr>
        <w:t>algorithms (EAS) have been widely used to solve various neural network training</w:t>
      </w:r>
      <w:r>
        <w:rPr>
          <w:spacing w:val="-4"/>
          <w:sz w:val="24"/>
          <w:szCs w:val="24"/>
        </w:rPr>
        <w:t xml:space="preserve"> </w:t>
      </w:r>
      <w:r>
        <w:rPr>
          <w:sz w:val="24"/>
          <w:szCs w:val="24"/>
        </w:rPr>
        <w:t>problem</w:t>
      </w:r>
      <w:r>
        <w:rPr>
          <w:spacing w:val="-4"/>
          <w:sz w:val="24"/>
          <w:szCs w:val="24"/>
        </w:rPr>
        <w:t xml:space="preserve"> </w:t>
      </w:r>
      <w:r>
        <w:rPr>
          <w:sz w:val="24"/>
          <w:szCs w:val="24"/>
        </w:rPr>
        <w:t>fields</w:t>
      </w:r>
      <w:r>
        <w:rPr>
          <w:spacing w:val="-4"/>
          <w:sz w:val="24"/>
          <w:szCs w:val="24"/>
        </w:rPr>
        <w:t xml:space="preserve"> </w:t>
      </w:r>
      <w:r>
        <w:rPr>
          <w:sz w:val="24"/>
          <w:szCs w:val="24"/>
        </w:rPr>
        <w:t>[32],</w:t>
      </w:r>
      <w:r>
        <w:rPr>
          <w:spacing w:val="-4"/>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weight</w:t>
      </w:r>
      <w:r>
        <w:rPr>
          <w:spacing w:val="-4"/>
          <w:sz w:val="24"/>
          <w:szCs w:val="24"/>
        </w:rPr>
        <w:t xml:space="preserve"> </w:t>
      </w:r>
      <w:r>
        <w:rPr>
          <w:sz w:val="24"/>
          <w:szCs w:val="24"/>
        </w:rPr>
        <w:t>training</w:t>
      </w:r>
      <w:r>
        <w:rPr>
          <w:spacing w:val="-4"/>
          <w:sz w:val="24"/>
          <w:szCs w:val="24"/>
        </w:rPr>
        <w:t xml:space="preserve"> </w:t>
      </w:r>
      <w:r>
        <w:rPr>
          <w:sz w:val="24"/>
          <w:szCs w:val="24"/>
        </w:rPr>
        <w:t>field</w:t>
      </w:r>
      <w:r>
        <w:rPr>
          <w:spacing w:val="-4"/>
          <w:sz w:val="24"/>
          <w:szCs w:val="24"/>
        </w:rPr>
        <w:t xml:space="preserve"> </w:t>
      </w:r>
      <w:r>
        <w:rPr>
          <w:sz w:val="24"/>
          <w:szCs w:val="24"/>
        </w:rPr>
        <w:t>[32], architecture design field [33] and learning rule adaptive field [34]. Recently, evolutionary neural architecture search using EA as NAS optimizer has attracted more and more attention [35]</w:t>
      </w:r>
      <w:proofErr w:type="gramStart"/>
      <w:r>
        <w:rPr>
          <w:sz w:val="24"/>
          <w:szCs w:val="24"/>
        </w:rPr>
        <w:t>–[</w:t>
      </w:r>
      <w:proofErr w:type="gramEnd"/>
      <w:r>
        <w:rPr>
          <w:sz w:val="24"/>
          <w:szCs w:val="24"/>
        </w:rPr>
        <w:t>37].</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gene</w:t>
      </w:r>
      <w:r>
        <w:rPr>
          <w:spacing w:val="40"/>
          <w:sz w:val="24"/>
          <w:szCs w:val="24"/>
        </w:rPr>
        <w:t xml:space="preserve"> </w:t>
      </w:r>
      <w:r>
        <w:rPr>
          <w:sz w:val="24"/>
          <w:szCs w:val="24"/>
        </w:rPr>
        <w:t>field</w:t>
      </w:r>
      <w:r>
        <w:rPr>
          <w:spacing w:val="40"/>
          <w:sz w:val="24"/>
          <w:szCs w:val="24"/>
        </w:rPr>
        <w:t xml:space="preserve"> </w:t>
      </w:r>
      <w:r>
        <w:rPr>
          <w:sz w:val="24"/>
          <w:szCs w:val="24"/>
        </w:rPr>
        <w:t>[26]</w:t>
      </w:r>
      <w:r>
        <w:rPr>
          <w:spacing w:val="40"/>
          <w:sz w:val="24"/>
          <w:szCs w:val="24"/>
        </w:rPr>
        <w:t xml:space="preserve"> </w:t>
      </w:r>
      <w:r>
        <w:rPr>
          <w:sz w:val="24"/>
          <w:szCs w:val="24"/>
        </w:rPr>
        <w:t>is</w:t>
      </w:r>
      <w:r>
        <w:rPr>
          <w:spacing w:val="40"/>
          <w:sz w:val="24"/>
          <w:szCs w:val="24"/>
        </w:rPr>
        <w:t xml:space="preserve"> </w:t>
      </w:r>
      <w:r>
        <w:rPr>
          <w:sz w:val="24"/>
          <w:szCs w:val="24"/>
        </w:rPr>
        <w:t>proposed</w:t>
      </w:r>
      <w:r>
        <w:rPr>
          <w:spacing w:val="40"/>
          <w:sz w:val="24"/>
          <w:szCs w:val="24"/>
        </w:rPr>
        <w:t xml:space="preserve"> </w:t>
      </w:r>
      <w:r>
        <w:rPr>
          <w:sz w:val="24"/>
          <w:szCs w:val="24"/>
        </w:rPr>
        <w:t xml:space="preserve">through the evolutionary method. It identifies the GNN architecture and trains the hyperparameters </w:t>
      </w:r>
      <w:r>
        <w:rPr>
          <w:sz w:val="24"/>
          <w:szCs w:val="24"/>
        </w:rPr>
        <w:lastRenderedPageBreak/>
        <w:t>in two search spaces, and alternately optimizes the structure and hyperparameters of the graph network (such as learning rate and dropout). Our work puts them into one search space for search. The recognition rate</w:t>
      </w:r>
      <w:r>
        <w:rPr>
          <w:spacing w:val="-6"/>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graph</w:t>
      </w:r>
      <w:r>
        <w:rPr>
          <w:spacing w:val="-6"/>
          <w:sz w:val="24"/>
          <w:szCs w:val="24"/>
        </w:rPr>
        <w:t xml:space="preserve"> </w:t>
      </w:r>
      <w:r>
        <w:rPr>
          <w:sz w:val="24"/>
          <w:szCs w:val="24"/>
        </w:rPr>
        <w:t>network</w:t>
      </w:r>
      <w:r>
        <w:rPr>
          <w:spacing w:val="-6"/>
          <w:sz w:val="24"/>
          <w:szCs w:val="24"/>
        </w:rPr>
        <w:t xml:space="preserve"> </w:t>
      </w:r>
      <w:r>
        <w:rPr>
          <w:sz w:val="24"/>
          <w:szCs w:val="24"/>
        </w:rPr>
        <w:t>architecture</w:t>
      </w:r>
      <w:r>
        <w:rPr>
          <w:spacing w:val="-6"/>
          <w:sz w:val="24"/>
          <w:szCs w:val="24"/>
        </w:rPr>
        <w:t xml:space="preserve"> </w:t>
      </w:r>
      <w:r>
        <w:rPr>
          <w:sz w:val="24"/>
          <w:szCs w:val="24"/>
        </w:rPr>
        <w:t>found</w:t>
      </w:r>
      <w:r>
        <w:rPr>
          <w:spacing w:val="-6"/>
          <w:sz w:val="24"/>
          <w:szCs w:val="24"/>
        </w:rPr>
        <w:t xml:space="preserve"> </w:t>
      </w:r>
      <w:r>
        <w:rPr>
          <w:sz w:val="24"/>
          <w:szCs w:val="24"/>
        </w:rPr>
        <w:t>is</w:t>
      </w:r>
      <w:r>
        <w:rPr>
          <w:spacing w:val="-6"/>
          <w:sz w:val="24"/>
          <w:szCs w:val="24"/>
        </w:rPr>
        <w:t xml:space="preserve"> </w:t>
      </w:r>
      <w:r>
        <w:rPr>
          <w:sz w:val="24"/>
          <w:szCs w:val="24"/>
        </w:rPr>
        <w:t>more</w:t>
      </w:r>
      <w:r>
        <w:rPr>
          <w:spacing w:val="-6"/>
          <w:sz w:val="24"/>
          <w:szCs w:val="24"/>
        </w:rPr>
        <w:t xml:space="preserve"> </w:t>
      </w:r>
      <w:r>
        <w:rPr>
          <w:sz w:val="24"/>
          <w:szCs w:val="24"/>
        </w:rPr>
        <w:t>than</w:t>
      </w:r>
      <w:r>
        <w:rPr>
          <w:spacing w:val="-6"/>
          <w:sz w:val="24"/>
          <w:szCs w:val="24"/>
        </w:rPr>
        <w:t xml:space="preserve"> </w:t>
      </w:r>
      <w:r>
        <w:rPr>
          <w:sz w:val="24"/>
          <w:szCs w:val="24"/>
        </w:rPr>
        <w:t>95%, and the recognition rate of the graph network and convolution network combined is more than 99%.</w:t>
      </w:r>
    </w:p>
    <w:p w14:paraId="4AF132CB" w14:textId="7F8D392D" w:rsidR="00F662A4" w:rsidRDefault="00F662A4" w:rsidP="00D01999">
      <w:pPr>
        <w:pStyle w:val="a5"/>
        <w:spacing w:line="250" w:lineRule="auto"/>
        <w:ind w:firstLineChars="200" w:firstLine="480"/>
        <w:jc w:val="both"/>
        <w:rPr>
          <w:spacing w:val="-2"/>
          <w:sz w:val="24"/>
          <w:szCs w:val="24"/>
        </w:rPr>
      </w:pPr>
      <w:r>
        <w:rPr>
          <w:sz w:val="24"/>
          <w:szCs w:val="24"/>
        </w:rPr>
        <w:t>Neural network architecture search is a process, which generates</w:t>
      </w:r>
      <w:r>
        <w:rPr>
          <w:spacing w:val="-5"/>
          <w:sz w:val="24"/>
          <w:szCs w:val="24"/>
        </w:rPr>
        <w:t xml:space="preserve"> </w:t>
      </w:r>
      <w:r>
        <w:rPr>
          <w:sz w:val="24"/>
          <w:szCs w:val="24"/>
        </w:rPr>
        <w:t>and</w:t>
      </w:r>
      <w:r>
        <w:rPr>
          <w:spacing w:val="-5"/>
          <w:sz w:val="24"/>
          <w:szCs w:val="24"/>
        </w:rPr>
        <w:t xml:space="preserve"> </w:t>
      </w:r>
      <w:r>
        <w:rPr>
          <w:sz w:val="24"/>
          <w:szCs w:val="24"/>
        </w:rPr>
        <w:t>evaluates</w:t>
      </w:r>
      <w:r>
        <w:rPr>
          <w:spacing w:val="-5"/>
          <w:sz w:val="24"/>
          <w:szCs w:val="24"/>
        </w:rPr>
        <w:t xml:space="preserve"> </w:t>
      </w:r>
      <w:r>
        <w:rPr>
          <w:sz w:val="24"/>
          <w:szCs w:val="24"/>
        </w:rPr>
        <w:t>the</w:t>
      </w:r>
      <w:r>
        <w:rPr>
          <w:spacing w:val="-5"/>
          <w:sz w:val="24"/>
          <w:szCs w:val="24"/>
        </w:rPr>
        <w:t xml:space="preserve"> </w:t>
      </w:r>
      <w:r>
        <w:rPr>
          <w:sz w:val="24"/>
          <w:szCs w:val="24"/>
        </w:rPr>
        <w:t>hyperparameter</w:t>
      </w:r>
      <w:r>
        <w:rPr>
          <w:spacing w:val="-5"/>
          <w:sz w:val="24"/>
          <w:szCs w:val="24"/>
        </w:rPr>
        <w:t xml:space="preserve"> </w:t>
      </w:r>
      <w:r>
        <w:rPr>
          <w:sz w:val="24"/>
          <w:szCs w:val="24"/>
        </w:rPr>
        <w:t>settings</w:t>
      </w:r>
      <w:r>
        <w:rPr>
          <w:spacing w:val="-5"/>
          <w:sz w:val="24"/>
          <w:szCs w:val="24"/>
        </w:rPr>
        <w:t xml:space="preserve"> </w:t>
      </w:r>
      <w:r>
        <w:rPr>
          <w:sz w:val="24"/>
          <w:szCs w:val="24"/>
        </w:rPr>
        <w:t>iteratively until</w:t>
      </w:r>
      <w:r>
        <w:rPr>
          <w:spacing w:val="-3"/>
          <w:sz w:val="24"/>
          <w:szCs w:val="24"/>
        </w:rPr>
        <w:t xml:space="preserve"> </w:t>
      </w:r>
      <w:r>
        <w:rPr>
          <w:sz w:val="24"/>
          <w:szCs w:val="24"/>
        </w:rPr>
        <w:t>the</w:t>
      </w:r>
      <w:r>
        <w:rPr>
          <w:spacing w:val="-3"/>
          <w:sz w:val="24"/>
          <w:szCs w:val="24"/>
        </w:rPr>
        <w:t xml:space="preserve"> </w:t>
      </w:r>
      <w:r>
        <w:rPr>
          <w:sz w:val="24"/>
          <w:szCs w:val="24"/>
        </w:rPr>
        <w:t>preset</w:t>
      </w:r>
      <w:r>
        <w:rPr>
          <w:spacing w:val="-3"/>
          <w:sz w:val="24"/>
          <w:szCs w:val="24"/>
        </w:rPr>
        <w:t xml:space="preserve"> </w:t>
      </w:r>
      <w:r>
        <w:rPr>
          <w:sz w:val="24"/>
          <w:szCs w:val="24"/>
        </w:rPr>
        <w:t>stop</w:t>
      </w:r>
      <w:r>
        <w:rPr>
          <w:spacing w:val="-3"/>
          <w:sz w:val="24"/>
          <w:szCs w:val="24"/>
        </w:rPr>
        <w:t xml:space="preserve"> </w:t>
      </w:r>
      <w:r>
        <w:rPr>
          <w:sz w:val="24"/>
          <w:szCs w:val="24"/>
        </w:rPr>
        <w:t>conditions</w:t>
      </w:r>
      <w:r>
        <w:rPr>
          <w:spacing w:val="-3"/>
          <w:sz w:val="24"/>
          <w:szCs w:val="24"/>
        </w:rPr>
        <w:t xml:space="preserve"> </w:t>
      </w:r>
      <w:r>
        <w:rPr>
          <w:sz w:val="24"/>
          <w:szCs w:val="24"/>
        </w:rPr>
        <w:t>are</w:t>
      </w:r>
      <w:r>
        <w:rPr>
          <w:spacing w:val="-3"/>
          <w:sz w:val="24"/>
          <w:szCs w:val="24"/>
        </w:rPr>
        <w:t xml:space="preserve"> </w:t>
      </w:r>
      <w:r>
        <w:rPr>
          <w:sz w:val="24"/>
          <w:szCs w:val="24"/>
        </w:rPr>
        <w:t>met,</w:t>
      </w:r>
      <w:r>
        <w:rPr>
          <w:spacing w:val="-3"/>
          <w:sz w:val="24"/>
          <w:szCs w:val="24"/>
        </w:rPr>
        <w:t xml:space="preserve"> </w:t>
      </w:r>
      <w:r>
        <w:rPr>
          <w:sz w:val="24"/>
          <w:szCs w:val="24"/>
        </w:rPr>
        <w:t>so</w:t>
      </w:r>
      <w:r>
        <w:rPr>
          <w:spacing w:val="-3"/>
          <w:sz w:val="24"/>
          <w:szCs w:val="24"/>
        </w:rPr>
        <w:t xml:space="preserve"> </w:t>
      </w:r>
      <w:r>
        <w:rPr>
          <w:sz w:val="24"/>
          <w:szCs w:val="24"/>
        </w:rPr>
        <w:t>as</w:t>
      </w:r>
      <w:r>
        <w:rPr>
          <w:spacing w:val="-3"/>
          <w:sz w:val="24"/>
          <w:szCs w:val="24"/>
        </w:rPr>
        <w:t xml:space="preserve"> </w:t>
      </w:r>
      <w:r>
        <w:rPr>
          <w:sz w:val="24"/>
          <w:szCs w:val="24"/>
        </w:rPr>
        <w:t>to</w:t>
      </w:r>
      <w:r>
        <w:rPr>
          <w:spacing w:val="-3"/>
          <w:sz w:val="24"/>
          <w:szCs w:val="24"/>
        </w:rPr>
        <w:t xml:space="preserve"> </w:t>
      </w:r>
      <w:r>
        <w:rPr>
          <w:sz w:val="24"/>
          <w:szCs w:val="24"/>
        </w:rPr>
        <w:t>obtain</w:t>
      </w:r>
      <w:r>
        <w:rPr>
          <w:spacing w:val="-3"/>
          <w:sz w:val="24"/>
          <w:szCs w:val="24"/>
        </w:rPr>
        <w:t xml:space="preserve"> </w:t>
      </w:r>
      <w:r>
        <w:rPr>
          <w:sz w:val="24"/>
          <w:szCs w:val="24"/>
        </w:rPr>
        <w:t>the</w:t>
      </w:r>
      <w:r>
        <w:rPr>
          <w:spacing w:val="-3"/>
          <w:sz w:val="24"/>
          <w:szCs w:val="24"/>
        </w:rPr>
        <w:t xml:space="preserve"> </w:t>
      </w:r>
      <w:r>
        <w:rPr>
          <w:sz w:val="24"/>
          <w:szCs w:val="24"/>
        </w:rPr>
        <w:t>best solution. Usually, the objective function of neural network is selected</w:t>
      </w:r>
      <w:r>
        <w:rPr>
          <w:spacing w:val="-13"/>
          <w:sz w:val="24"/>
          <w:szCs w:val="24"/>
        </w:rPr>
        <w:t xml:space="preserve"> </w:t>
      </w:r>
      <w:r>
        <w:rPr>
          <w:sz w:val="24"/>
          <w:szCs w:val="24"/>
        </w:rPr>
        <w:t>as</w:t>
      </w:r>
      <w:r>
        <w:rPr>
          <w:spacing w:val="-12"/>
          <w:sz w:val="24"/>
          <w:szCs w:val="24"/>
        </w:rPr>
        <w:t xml:space="preserve"> </w:t>
      </w:r>
      <w:r>
        <w:rPr>
          <w:sz w:val="24"/>
          <w:szCs w:val="24"/>
        </w:rPr>
        <w:t>the</w:t>
      </w:r>
      <w:r>
        <w:rPr>
          <w:spacing w:val="-13"/>
          <w:sz w:val="24"/>
          <w:szCs w:val="24"/>
        </w:rPr>
        <w:t xml:space="preserve"> </w:t>
      </w:r>
      <w:r>
        <w:rPr>
          <w:sz w:val="24"/>
          <w:szCs w:val="24"/>
        </w:rPr>
        <w:t>fitness</w:t>
      </w:r>
      <w:r>
        <w:rPr>
          <w:spacing w:val="-12"/>
          <w:sz w:val="24"/>
          <w:szCs w:val="24"/>
        </w:rPr>
        <w:t xml:space="preserve"> </w:t>
      </w:r>
      <w:r>
        <w:rPr>
          <w:sz w:val="24"/>
          <w:szCs w:val="24"/>
        </w:rPr>
        <w:t>function</w:t>
      </w:r>
      <w:r>
        <w:rPr>
          <w:spacing w:val="-13"/>
          <w:sz w:val="24"/>
          <w:szCs w:val="24"/>
        </w:rPr>
        <w:t xml:space="preserve"> </w:t>
      </w:r>
      <w:r>
        <w:rPr>
          <w:sz w:val="24"/>
          <w:szCs w:val="24"/>
        </w:rPr>
        <w:t>to</w:t>
      </w:r>
      <w:r>
        <w:rPr>
          <w:spacing w:val="-12"/>
          <w:sz w:val="24"/>
          <w:szCs w:val="24"/>
        </w:rPr>
        <w:t xml:space="preserve"> </w:t>
      </w:r>
      <w:r>
        <w:rPr>
          <w:sz w:val="24"/>
          <w:szCs w:val="24"/>
        </w:rPr>
        <w:t>evaluate</w:t>
      </w:r>
      <w:r>
        <w:rPr>
          <w:spacing w:val="-13"/>
          <w:sz w:val="24"/>
          <w:szCs w:val="24"/>
        </w:rPr>
        <w:t xml:space="preserve"> </w:t>
      </w:r>
      <w:r>
        <w:rPr>
          <w:sz w:val="24"/>
          <w:szCs w:val="24"/>
        </w:rPr>
        <w:t>the</w:t>
      </w:r>
      <w:r>
        <w:rPr>
          <w:spacing w:val="-12"/>
          <w:sz w:val="24"/>
          <w:szCs w:val="24"/>
        </w:rPr>
        <w:t xml:space="preserve"> </w:t>
      </w:r>
      <w:r>
        <w:rPr>
          <w:sz w:val="24"/>
          <w:szCs w:val="24"/>
        </w:rPr>
        <w:t>hyperparameters. However,</w:t>
      </w:r>
      <w:r>
        <w:rPr>
          <w:spacing w:val="-13"/>
          <w:sz w:val="24"/>
          <w:szCs w:val="24"/>
        </w:rPr>
        <w:t xml:space="preserve"> </w:t>
      </w:r>
      <w:r>
        <w:rPr>
          <w:sz w:val="24"/>
          <w:szCs w:val="24"/>
        </w:rPr>
        <w:t>evaluation</w:t>
      </w:r>
      <w:r>
        <w:rPr>
          <w:spacing w:val="-12"/>
          <w:sz w:val="24"/>
          <w:szCs w:val="24"/>
        </w:rPr>
        <w:t xml:space="preserve"> </w:t>
      </w:r>
      <w:r>
        <w:rPr>
          <w:sz w:val="24"/>
          <w:szCs w:val="24"/>
        </w:rPr>
        <w:t>is</w:t>
      </w:r>
      <w:r>
        <w:rPr>
          <w:spacing w:val="-13"/>
          <w:sz w:val="24"/>
          <w:szCs w:val="24"/>
        </w:rPr>
        <w:t xml:space="preserve"> </w:t>
      </w:r>
      <w:r>
        <w:rPr>
          <w:sz w:val="24"/>
          <w:szCs w:val="24"/>
        </w:rPr>
        <w:t>usually</w:t>
      </w:r>
      <w:r>
        <w:rPr>
          <w:spacing w:val="-12"/>
          <w:sz w:val="24"/>
          <w:szCs w:val="24"/>
        </w:rPr>
        <w:t xml:space="preserve"> </w:t>
      </w:r>
      <w:r>
        <w:rPr>
          <w:sz w:val="24"/>
          <w:szCs w:val="24"/>
        </w:rPr>
        <w:t>very</w:t>
      </w:r>
      <w:r>
        <w:rPr>
          <w:spacing w:val="-13"/>
          <w:sz w:val="24"/>
          <w:szCs w:val="24"/>
        </w:rPr>
        <w:t xml:space="preserve"> </w:t>
      </w:r>
      <w:r>
        <w:rPr>
          <w:sz w:val="24"/>
          <w:szCs w:val="24"/>
        </w:rPr>
        <w:t>expensive</w:t>
      </w:r>
      <w:r>
        <w:rPr>
          <w:spacing w:val="-12"/>
          <w:sz w:val="24"/>
          <w:szCs w:val="24"/>
        </w:rPr>
        <w:t xml:space="preserve"> </w:t>
      </w:r>
      <w:r>
        <w:rPr>
          <w:sz w:val="24"/>
          <w:szCs w:val="24"/>
        </w:rPr>
        <w:t>because</w:t>
      </w:r>
      <w:r>
        <w:rPr>
          <w:spacing w:val="-13"/>
          <w:sz w:val="24"/>
          <w:szCs w:val="24"/>
        </w:rPr>
        <w:t xml:space="preserve"> </w:t>
      </w:r>
      <w:r>
        <w:rPr>
          <w:sz w:val="24"/>
          <w:szCs w:val="24"/>
        </w:rPr>
        <w:t>training GNN models requires a lot of computing resources. On the other hand, with the development of deep learning, neural network has more and more layers or various other optional hyperparameters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activation</w:t>
      </w:r>
      <w:r>
        <w:rPr>
          <w:spacing w:val="-1"/>
          <w:sz w:val="24"/>
          <w:szCs w:val="24"/>
        </w:rPr>
        <w:t xml:space="preserve"> </w:t>
      </w:r>
      <w:r>
        <w:rPr>
          <w:sz w:val="24"/>
          <w:szCs w:val="24"/>
        </w:rPr>
        <w:t>function</w:t>
      </w:r>
      <w:r>
        <w:rPr>
          <w:spacing w:val="-1"/>
          <w:sz w:val="24"/>
          <w:szCs w:val="24"/>
        </w:rPr>
        <w:t xml:space="preserve"> </w:t>
      </w:r>
      <w:r>
        <w:rPr>
          <w:sz w:val="24"/>
          <w:szCs w:val="24"/>
        </w:rPr>
        <w:t>and</w:t>
      </w:r>
      <w:r>
        <w:rPr>
          <w:spacing w:val="-1"/>
          <w:sz w:val="24"/>
          <w:szCs w:val="24"/>
        </w:rPr>
        <w:t xml:space="preserve"> </w:t>
      </w:r>
      <w:r>
        <w:rPr>
          <w:sz w:val="24"/>
          <w:szCs w:val="24"/>
        </w:rPr>
        <w:t>optimization method), which leads to a large search space and increases the difficulty</w:t>
      </w:r>
      <w:r>
        <w:rPr>
          <w:spacing w:val="-4"/>
          <w:sz w:val="24"/>
          <w:szCs w:val="24"/>
        </w:rPr>
        <w:t xml:space="preserve"> </w:t>
      </w:r>
      <w:r>
        <w:rPr>
          <w:sz w:val="24"/>
          <w:szCs w:val="24"/>
        </w:rPr>
        <w:t>of</w:t>
      </w:r>
      <w:r>
        <w:rPr>
          <w:spacing w:val="-4"/>
          <w:sz w:val="24"/>
          <w:szCs w:val="24"/>
        </w:rPr>
        <w:t xml:space="preserve"> </w:t>
      </w:r>
      <w:r>
        <w:rPr>
          <w:sz w:val="24"/>
          <w:szCs w:val="24"/>
        </w:rPr>
        <w:t>search.</w:t>
      </w:r>
      <w:r>
        <w:rPr>
          <w:spacing w:val="-4"/>
          <w:sz w:val="24"/>
          <w:szCs w:val="24"/>
        </w:rPr>
        <w:t xml:space="preserve"> </w:t>
      </w:r>
      <w:r>
        <w:rPr>
          <w:sz w:val="24"/>
          <w:szCs w:val="24"/>
        </w:rPr>
        <w:t>With</w:t>
      </w:r>
      <w:r>
        <w:rPr>
          <w:spacing w:val="-4"/>
          <w:sz w:val="24"/>
          <w:szCs w:val="24"/>
        </w:rPr>
        <w:t xml:space="preserve"> </w:t>
      </w:r>
      <w:r>
        <w:rPr>
          <w:sz w:val="24"/>
          <w:szCs w:val="24"/>
        </w:rPr>
        <w:t>the</w:t>
      </w:r>
      <w:r>
        <w:rPr>
          <w:spacing w:val="-4"/>
          <w:sz w:val="24"/>
          <w:szCs w:val="24"/>
        </w:rPr>
        <w:t xml:space="preserve"> </w:t>
      </w:r>
      <w:r>
        <w:rPr>
          <w:sz w:val="24"/>
          <w:szCs w:val="24"/>
        </w:rPr>
        <w:t>increase</w:t>
      </w:r>
      <w:r>
        <w:rPr>
          <w:spacing w:val="-4"/>
          <w:sz w:val="24"/>
          <w:szCs w:val="24"/>
        </w:rPr>
        <w:t xml:space="preserve"> </w:t>
      </w:r>
      <w:r>
        <w:rPr>
          <w:sz w:val="24"/>
          <w:szCs w:val="24"/>
        </w:rPr>
        <w:t>of</w:t>
      </w:r>
      <w:r>
        <w:rPr>
          <w:spacing w:val="-4"/>
          <w:sz w:val="24"/>
          <w:szCs w:val="24"/>
        </w:rPr>
        <w:t xml:space="preserve"> </w:t>
      </w:r>
      <w:r>
        <w:rPr>
          <w:sz w:val="24"/>
          <w:szCs w:val="24"/>
        </w:rPr>
        <w:t>network</w:t>
      </w:r>
      <w:r>
        <w:rPr>
          <w:spacing w:val="-4"/>
          <w:sz w:val="24"/>
          <w:szCs w:val="24"/>
        </w:rPr>
        <w:t xml:space="preserve"> </w:t>
      </w:r>
      <w:r>
        <w:rPr>
          <w:sz w:val="24"/>
          <w:szCs w:val="24"/>
        </w:rPr>
        <w:t>components, the consumption of computing resources for searching the network</w:t>
      </w:r>
      <w:r>
        <w:rPr>
          <w:spacing w:val="35"/>
          <w:sz w:val="24"/>
          <w:szCs w:val="24"/>
        </w:rPr>
        <w:t xml:space="preserve"> </w:t>
      </w:r>
      <w:r>
        <w:rPr>
          <w:sz w:val="24"/>
          <w:szCs w:val="24"/>
        </w:rPr>
        <w:t>is high,</w:t>
      </w:r>
      <w:r>
        <w:rPr>
          <w:spacing w:val="35"/>
          <w:sz w:val="24"/>
          <w:szCs w:val="24"/>
        </w:rPr>
        <w:t xml:space="preserve"> </w:t>
      </w:r>
      <w:r>
        <w:rPr>
          <w:sz w:val="24"/>
          <w:szCs w:val="24"/>
        </w:rPr>
        <w:t>and</w:t>
      </w:r>
      <w:r>
        <w:rPr>
          <w:spacing w:val="35"/>
          <w:sz w:val="24"/>
          <w:szCs w:val="24"/>
        </w:rPr>
        <w:t xml:space="preserve"> </w:t>
      </w:r>
      <w:r>
        <w:rPr>
          <w:sz w:val="24"/>
          <w:szCs w:val="24"/>
        </w:rPr>
        <w:t>tedious</w:t>
      </w:r>
      <w:r>
        <w:rPr>
          <w:spacing w:val="34"/>
          <w:sz w:val="24"/>
          <w:szCs w:val="24"/>
        </w:rPr>
        <w:t xml:space="preserve"> </w:t>
      </w:r>
      <w:r>
        <w:rPr>
          <w:sz w:val="24"/>
          <w:szCs w:val="24"/>
        </w:rPr>
        <w:t>and</w:t>
      </w:r>
      <w:r>
        <w:rPr>
          <w:spacing w:val="35"/>
          <w:sz w:val="24"/>
          <w:szCs w:val="24"/>
        </w:rPr>
        <w:t xml:space="preserve"> </w:t>
      </w:r>
      <w:r>
        <w:rPr>
          <w:sz w:val="24"/>
          <w:szCs w:val="24"/>
        </w:rPr>
        <w:t>arduous</w:t>
      </w:r>
      <w:r>
        <w:rPr>
          <w:spacing w:val="35"/>
          <w:sz w:val="24"/>
          <w:szCs w:val="24"/>
        </w:rPr>
        <w:t xml:space="preserve"> </w:t>
      </w:r>
      <w:r>
        <w:rPr>
          <w:sz w:val="24"/>
          <w:szCs w:val="24"/>
        </w:rPr>
        <w:t>efforts</w:t>
      </w:r>
      <w:r>
        <w:rPr>
          <w:spacing w:val="35"/>
          <w:sz w:val="24"/>
          <w:szCs w:val="24"/>
        </w:rPr>
        <w:t xml:space="preserve"> </w:t>
      </w:r>
      <w:r>
        <w:rPr>
          <w:sz w:val="24"/>
          <w:szCs w:val="24"/>
        </w:rPr>
        <w:t>are</w:t>
      </w:r>
      <w:r>
        <w:rPr>
          <w:spacing w:val="35"/>
          <w:sz w:val="24"/>
          <w:szCs w:val="24"/>
        </w:rPr>
        <w:t xml:space="preserve"> </w:t>
      </w:r>
      <w:r>
        <w:rPr>
          <w:sz w:val="24"/>
          <w:szCs w:val="24"/>
        </w:rPr>
        <w:t>made for GNN architecture adjustment and optimization. Therefore, the existing neural architecture search work is based on how</w:t>
      </w:r>
      <w:r>
        <w:rPr>
          <w:spacing w:val="40"/>
          <w:sz w:val="24"/>
          <w:szCs w:val="24"/>
        </w:rPr>
        <w:t xml:space="preserve"> </w:t>
      </w:r>
      <w:r>
        <w:rPr>
          <w:sz w:val="24"/>
          <w:szCs w:val="24"/>
        </w:rPr>
        <w:t xml:space="preserve">to find the best solution with less experiments, reduce the evaluation cost and improve the exploration ability. Although EAs have competitive search performances in various optimization tasks [38], as a </w:t>
      </w:r>
      <w:proofErr w:type="gramStart"/>
      <w:r>
        <w:rPr>
          <w:sz w:val="24"/>
          <w:szCs w:val="24"/>
        </w:rPr>
        <w:t>group based</w:t>
      </w:r>
      <w:proofErr w:type="gramEnd"/>
      <w:r>
        <w:rPr>
          <w:sz w:val="24"/>
          <w:szCs w:val="24"/>
        </w:rPr>
        <w:t xml:space="preserve"> optimization method, its calculation cost is usually high. This is especially true for </w:t>
      </w:r>
      <w:proofErr w:type="spellStart"/>
      <w:r>
        <w:rPr>
          <w:sz w:val="24"/>
          <w:szCs w:val="24"/>
        </w:rPr>
        <w:t>EvoNAS</w:t>
      </w:r>
      <w:proofErr w:type="spellEnd"/>
      <w:r>
        <w:rPr>
          <w:sz w:val="24"/>
          <w:szCs w:val="24"/>
        </w:rPr>
        <w:t>, because EAs usually requires a large number of fitness assessments, and each fitness assessment in NAS is computationally</w:t>
      </w:r>
      <w:r>
        <w:rPr>
          <w:spacing w:val="-13"/>
          <w:sz w:val="24"/>
          <w:szCs w:val="24"/>
        </w:rPr>
        <w:t xml:space="preserve"> </w:t>
      </w:r>
      <w:r>
        <w:rPr>
          <w:sz w:val="24"/>
          <w:szCs w:val="24"/>
        </w:rPr>
        <w:t>expensive,</w:t>
      </w:r>
      <w:r>
        <w:rPr>
          <w:spacing w:val="-12"/>
          <w:sz w:val="24"/>
          <w:szCs w:val="24"/>
        </w:rPr>
        <w:t xml:space="preserve"> </w:t>
      </w:r>
      <w:r>
        <w:rPr>
          <w:sz w:val="24"/>
          <w:szCs w:val="24"/>
        </w:rPr>
        <w:t>because</w:t>
      </w:r>
      <w:r>
        <w:rPr>
          <w:spacing w:val="-13"/>
          <w:sz w:val="24"/>
          <w:szCs w:val="24"/>
        </w:rPr>
        <w:t xml:space="preserve"> </w:t>
      </w:r>
      <w:r>
        <w:rPr>
          <w:sz w:val="24"/>
          <w:szCs w:val="24"/>
        </w:rPr>
        <w:t>it</w:t>
      </w:r>
      <w:r>
        <w:rPr>
          <w:spacing w:val="-12"/>
          <w:sz w:val="24"/>
          <w:szCs w:val="24"/>
        </w:rPr>
        <w:t xml:space="preserve"> </w:t>
      </w:r>
      <w:r>
        <w:rPr>
          <w:sz w:val="24"/>
          <w:szCs w:val="24"/>
        </w:rPr>
        <w:t>usually</w:t>
      </w:r>
      <w:r>
        <w:rPr>
          <w:spacing w:val="-13"/>
          <w:sz w:val="24"/>
          <w:szCs w:val="24"/>
        </w:rPr>
        <w:t xml:space="preserve"> </w:t>
      </w:r>
      <w:r>
        <w:rPr>
          <w:sz w:val="24"/>
          <w:szCs w:val="24"/>
        </w:rPr>
        <w:t>involves</w:t>
      </w:r>
      <w:r>
        <w:rPr>
          <w:spacing w:val="-12"/>
          <w:sz w:val="24"/>
          <w:szCs w:val="24"/>
        </w:rPr>
        <w:t xml:space="preserve"> </w:t>
      </w:r>
      <w:r>
        <w:rPr>
          <w:sz w:val="24"/>
          <w:szCs w:val="24"/>
        </w:rPr>
        <w:t>training deep</w:t>
      </w:r>
      <w:r>
        <w:rPr>
          <w:spacing w:val="40"/>
          <w:sz w:val="24"/>
          <w:szCs w:val="24"/>
        </w:rPr>
        <w:t xml:space="preserve"> </w:t>
      </w:r>
      <w:r>
        <w:rPr>
          <w:sz w:val="24"/>
          <w:szCs w:val="24"/>
        </w:rPr>
        <w:t>neural</w:t>
      </w:r>
      <w:r>
        <w:rPr>
          <w:spacing w:val="40"/>
          <w:sz w:val="24"/>
          <w:szCs w:val="24"/>
        </w:rPr>
        <w:t xml:space="preserve"> </w:t>
      </w:r>
      <w:r>
        <w:rPr>
          <w:sz w:val="24"/>
          <w:szCs w:val="24"/>
        </w:rPr>
        <w:t>networks</w:t>
      </w:r>
      <w:r>
        <w:rPr>
          <w:spacing w:val="40"/>
          <w:sz w:val="24"/>
          <w:szCs w:val="24"/>
        </w:rPr>
        <w:t xml:space="preserve"> </w:t>
      </w:r>
      <w:r>
        <w:rPr>
          <w:sz w:val="24"/>
          <w:szCs w:val="24"/>
        </w:rPr>
        <w:t>from</w:t>
      </w:r>
      <w:r>
        <w:rPr>
          <w:spacing w:val="40"/>
          <w:sz w:val="24"/>
          <w:szCs w:val="24"/>
        </w:rPr>
        <w:t xml:space="preserve"> </w:t>
      </w:r>
      <w:r>
        <w:rPr>
          <w:sz w:val="24"/>
          <w:szCs w:val="24"/>
        </w:rPr>
        <w:t>scratch</w:t>
      </w:r>
      <w:r>
        <w:rPr>
          <w:spacing w:val="40"/>
          <w:sz w:val="24"/>
          <w:szCs w:val="24"/>
        </w:rPr>
        <w:t xml:space="preserve"> </w:t>
      </w:r>
      <w:r>
        <w:rPr>
          <w:sz w:val="24"/>
          <w:szCs w:val="24"/>
        </w:rPr>
        <w:t>on</w:t>
      </w:r>
      <w:r>
        <w:rPr>
          <w:spacing w:val="40"/>
          <w:sz w:val="24"/>
          <w:szCs w:val="24"/>
        </w:rPr>
        <w:t xml:space="preserve"> </w:t>
      </w:r>
      <w:r>
        <w:rPr>
          <w:sz w:val="24"/>
          <w:szCs w:val="24"/>
        </w:rPr>
        <w:t>a</w:t>
      </w:r>
      <w:r>
        <w:rPr>
          <w:spacing w:val="40"/>
          <w:sz w:val="24"/>
          <w:szCs w:val="24"/>
        </w:rPr>
        <w:t xml:space="preserve"> </w:t>
      </w:r>
      <w:r>
        <w:rPr>
          <w:sz w:val="24"/>
          <w:szCs w:val="24"/>
        </w:rPr>
        <w:t>large</w:t>
      </w:r>
      <w:r>
        <w:rPr>
          <w:spacing w:val="40"/>
          <w:sz w:val="24"/>
          <w:szCs w:val="24"/>
        </w:rPr>
        <w:t xml:space="preserve"> </w:t>
      </w:r>
      <w:r>
        <w:rPr>
          <w:sz w:val="24"/>
          <w:szCs w:val="24"/>
        </w:rPr>
        <w:t>amount</w:t>
      </w:r>
      <w:r>
        <w:rPr>
          <w:spacing w:val="40"/>
          <w:sz w:val="24"/>
          <w:szCs w:val="24"/>
        </w:rPr>
        <w:t xml:space="preserve"> </w:t>
      </w:r>
      <w:r>
        <w:rPr>
          <w:sz w:val="24"/>
          <w:szCs w:val="24"/>
        </w:rPr>
        <w:t>of data.</w:t>
      </w:r>
      <w:r>
        <w:rPr>
          <w:spacing w:val="40"/>
          <w:sz w:val="24"/>
          <w:szCs w:val="24"/>
        </w:rPr>
        <w:t xml:space="preserve"> </w:t>
      </w:r>
      <w:r>
        <w:rPr>
          <w:sz w:val="24"/>
          <w:szCs w:val="24"/>
        </w:rPr>
        <w:t>For</w:t>
      </w:r>
      <w:r>
        <w:rPr>
          <w:spacing w:val="40"/>
          <w:sz w:val="24"/>
          <w:szCs w:val="24"/>
        </w:rPr>
        <w:t xml:space="preserve"> </w:t>
      </w:r>
      <w:r>
        <w:rPr>
          <w:sz w:val="24"/>
          <w:szCs w:val="24"/>
        </w:rPr>
        <w:t>example,</w:t>
      </w:r>
      <w:r>
        <w:rPr>
          <w:spacing w:val="40"/>
          <w:sz w:val="24"/>
          <w:szCs w:val="24"/>
        </w:rPr>
        <w:t xml:space="preserve"> </w:t>
      </w:r>
      <w:r>
        <w:rPr>
          <w:spacing w:val="40"/>
          <w:sz w:val="24"/>
          <w:szCs w:val="24"/>
          <w:lang w:val="en-AU"/>
        </w:rPr>
        <w:t>a</w:t>
      </w:r>
      <w:proofErr w:type="spellStart"/>
      <w:r>
        <w:rPr>
          <w:sz w:val="24"/>
          <w:szCs w:val="24"/>
        </w:rPr>
        <w:t>utoencoder</w:t>
      </w:r>
      <w:proofErr w:type="spellEnd"/>
      <w:r>
        <w:rPr>
          <w:sz w:val="24"/>
          <w:szCs w:val="24"/>
        </w:rPr>
        <w:t xml:space="preserve"> based convolutional neural network (AE-CNN)</w:t>
      </w:r>
      <w:r>
        <w:rPr>
          <w:spacing w:val="40"/>
          <w:sz w:val="24"/>
          <w:szCs w:val="24"/>
        </w:rPr>
        <w:t xml:space="preserve"> </w:t>
      </w:r>
      <w:r>
        <w:rPr>
          <w:sz w:val="24"/>
          <w:szCs w:val="24"/>
        </w:rPr>
        <w:t>requires</w:t>
      </w:r>
      <w:r>
        <w:rPr>
          <w:spacing w:val="40"/>
          <w:sz w:val="24"/>
          <w:szCs w:val="24"/>
        </w:rPr>
        <w:t xml:space="preserve"> </w:t>
      </w:r>
      <w:r>
        <w:rPr>
          <w:sz w:val="24"/>
          <w:szCs w:val="24"/>
        </w:rPr>
        <w:t>27</w:t>
      </w:r>
      <w:r>
        <w:rPr>
          <w:spacing w:val="40"/>
          <w:sz w:val="24"/>
          <w:szCs w:val="24"/>
        </w:rPr>
        <w:t xml:space="preserve"> </w:t>
      </w:r>
      <w:r>
        <w:rPr>
          <w:sz w:val="24"/>
          <w:szCs w:val="24"/>
        </w:rPr>
        <w:t>GPUs</w:t>
      </w:r>
      <w:r>
        <w:rPr>
          <w:spacing w:val="40"/>
          <w:sz w:val="24"/>
          <w:szCs w:val="24"/>
        </w:rPr>
        <w:t xml:space="preserve"> </w:t>
      </w:r>
      <w:r>
        <w:rPr>
          <w:sz w:val="24"/>
          <w:szCs w:val="24"/>
        </w:rPr>
        <w:t>to</w:t>
      </w:r>
      <w:r>
        <w:rPr>
          <w:spacing w:val="40"/>
          <w:sz w:val="24"/>
          <w:szCs w:val="24"/>
        </w:rPr>
        <w:t xml:space="preserve"> </w:t>
      </w:r>
      <w:r>
        <w:rPr>
          <w:sz w:val="24"/>
          <w:szCs w:val="24"/>
        </w:rPr>
        <w:t>obtain an optimized CNN architecture on the cifar10 dataset. Some works</w:t>
      </w:r>
      <w:r>
        <w:rPr>
          <w:spacing w:val="-6"/>
          <w:sz w:val="24"/>
          <w:szCs w:val="24"/>
        </w:rPr>
        <w:t xml:space="preserve"> </w:t>
      </w:r>
      <w:r>
        <w:rPr>
          <w:sz w:val="24"/>
          <w:szCs w:val="24"/>
        </w:rPr>
        <w:t>search</w:t>
      </w:r>
      <w:r>
        <w:rPr>
          <w:spacing w:val="-6"/>
          <w:sz w:val="24"/>
          <w:szCs w:val="24"/>
        </w:rPr>
        <w:t xml:space="preserve"> </w:t>
      </w:r>
      <w:r>
        <w:rPr>
          <w:sz w:val="24"/>
          <w:szCs w:val="24"/>
        </w:rPr>
        <w:t>the</w:t>
      </w:r>
      <w:r>
        <w:rPr>
          <w:spacing w:val="-6"/>
          <w:sz w:val="24"/>
          <w:szCs w:val="24"/>
        </w:rPr>
        <w:t xml:space="preserve"> </w:t>
      </w:r>
      <w:r>
        <w:rPr>
          <w:sz w:val="24"/>
          <w:szCs w:val="24"/>
        </w:rPr>
        <w:t>hyperparameters</w:t>
      </w:r>
      <w:r>
        <w:rPr>
          <w:spacing w:val="-6"/>
          <w:sz w:val="24"/>
          <w:szCs w:val="24"/>
        </w:rPr>
        <w:t xml:space="preserve"> </w:t>
      </w:r>
      <w:r>
        <w:rPr>
          <w:sz w:val="24"/>
          <w:szCs w:val="24"/>
        </w:rPr>
        <w:t>of</w:t>
      </w:r>
      <w:r>
        <w:rPr>
          <w:spacing w:val="-6"/>
          <w:sz w:val="24"/>
          <w:szCs w:val="24"/>
        </w:rPr>
        <w:t xml:space="preserve"> </w:t>
      </w:r>
      <w:r>
        <w:rPr>
          <w:sz w:val="24"/>
          <w:szCs w:val="24"/>
        </w:rPr>
        <w:t>graph</w:t>
      </w:r>
      <w:r>
        <w:rPr>
          <w:spacing w:val="-6"/>
          <w:sz w:val="24"/>
          <w:szCs w:val="24"/>
        </w:rPr>
        <w:t xml:space="preserve"> </w:t>
      </w:r>
      <w:r>
        <w:rPr>
          <w:sz w:val="24"/>
          <w:szCs w:val="24"/>
        </w:rPr>
        <w:t>networks,</w:t>
      </w:r>
      <w:r>
        <w:rPr>
          <w:spacing w:val="-6"/>
          <w:sz w:val="24"/>
          <w:szCs w:val="24"/>
        </w:rPr>
        <w:t xml:space="preserve"> </w:t>
      </w:r>
      <w:r>
        <w:rPr>
          <w:sz w:val="24"/>
          <w:szCs w:val="24"/>
        </w:rPr>
        <w:t>and</w:t>
      </w:r>
      <w:r>
        <w:rPr>
          <w:spacing w:val="-6"/>
          <w:sz w:val="24"/>
          <w:szCs w:val="24"/>
        </w:rPr>
        <w:t xml:space="preserve"> </w:t>
      </w:r>
      <w:r>
        <w:rPr>
          <w:sz w:val="24"/>
          <w:szCs w:val="24"/>
        </w:rPr>
        <w:t>save computing resources by quickly evaluating individuals. For example, [39] proposes parallel graph architecture search to improve</w:t>
      </w:r>
      <w:r>
        <w:rPr>
          <w:spacing w:val="-5"/>
          <w:sz w:val="24"/>
          <w:szCs w:val="24"/>
        </w:rPr>
        <w:t xml:space="preserve"> </w:t>
      </w:r>
      <w:r>
        <w:rPr>
          <w:sz w:val="24"/>
          <w:szCs w:val="24"/>
        </w:rPr>
        <w:t>search</w:t>
      </w:r>
      <w:r>
        <w:rPr>
          <w:spacing w:val="-5"/>
          <w:sz w:val="24"/>
          <w:szCs w:val="24"/>
        </w:rPr>
        <w:t xml:space="preserve"> </w:t>
      </w:r>
      <w:r>
        <w:rPr>
          <w:sz w:val="24"/>
          <w:szCs w:val="24"/>
        </w:rPr>
        <w:t>efficiency.</w:t>
      </w:r>
      <w:r>
        <w:rPr>
          <w:spacing w:val="-5"/>
          <w:sz w:val="24"/>
          <w:szCs w:val="24"/>
        </w:rPr>
        <w:t xml:space="preserve"> </w:t>
      </w:r>
      <w:r>
        <w:rPr>
          <w:sz w:val="24"/>
          <w:szCs w:val="24"/>
        </w:rPr>
        <w:t>In</w:t>
      </w:r>
      <w:r>
        <w:rPr>
          <w:spacing w:val="-5"/>
          <w:sz w:val="24"/>
          <w:szCs w:val="24"/>
        </w:rPr>
        <w:t xml:space="preserve"> </w:t>
      </w:r>
      <w:r>
        <w:rPr>
          <w:sz w:val="24"/>
          <w:szCs w:val="24"/>
        </w:rPr>
        <w:t>our</w:t>
      </w:r>
      <w:r>
        <w:rPr>
          <w:spacing w:val="-5"/>
          <w:sz w:val="24"/>
          <w:szCs w:val="24"/>
        </w:rPr>
        <w:t xml:space="preserve"> </w:t>
      </w:r>
      <w:r>
        <w:rPr>
          <w:sz w:val="24"/>
          <w:szCs w:val="24"/>
        </w:rPr>
        <w:t>work,</w:t>
      </w:r>
      <w:r>
        <w:rPr>
          <w:spacing w:val="-5"/>
          <w:sz w:val="24"/>
          <w:szCs w:val="24"/>
        </w:rPr>
        <w:t xml:space="preserve"> </w:t>
      </w:r>
      <w:r>
        <w:rPr>
          <w:sz w:val="24"/>
          <w:szCs w:val="24"/>
        </w:rPr>
        <w:t>when</w:t>
      </w:r>
      <w:r>
        <w:rPr>
          <w:spacing w:val="-5"/>
          <w:sz w:val="24"/>
          <w:szCs w:val="24"/>
        </w:rPr>
        <w:t xml:space="preserve"> </w:t>
      </w:r>
      <w:r>
        <w:rPr>
          <w:rFonts w:hint="eastAsia"/>
          <w:sz w:val="24"/>
          <w:szCs w:val="24"/>
          <w:lang w:eastAsia="zh-CN"/>
        </w:rPr>
        <w:t>CNN</w:t>
      </w:r>
      <w:r>
        <w:rPr>
          <w:spacing w:val="-5"/>
          <w:sz w:val="24"/>
          <w:szCs w:val="24"/>
        </w:rPr>
        <w:t xml:space="preserve"> </w:t>
      </w:r>
      <w:r>
        <w:rPr>
          <w:rFonts w:hint="eastAsia"/>
          <w:sz w:val="24"/>
          <w:szCs w:val="24"/>
          <w:lang w:eastAsia="zh-CN"/>
        </w:rPr>
        <w:t>e</w:t>
      </w:r>
      <w:r>
        <w:rPr>
          <w:sz w:val="24"/>
          <w:szCs w:val="24"/>
        </w:rPr>
        <w:t>volve,</w:t>
      </w:r>
      <w:r>
        <w:rPr>
          <w:spacing w:val="-2"/>
          <w:sz w:val="24"/>
          <w:szCs w:val="24"/>
        </w:rPr>
        <w:t xml:space="preserve"> </w:t>
      </w:r>
      <w:r>
        <w:rPr>
          <w:sz w:val="24"/>
          <w:szCs w:val="24"/>
        </w:rPr>
        <w:t>offspring</w:t>
      </w:r>
      <w:r>
        <w:rPr>
          <w:spacing w:val="-2"/>
          <w:sz w:val="24"/>
          <w:szCs w:val="24"/>
        </w:rPr>
        <w:t xml:space="preserve"> </w:t>
      </w:r>
      <w:r>
        <w:rPr>
          <w:sz w:val="24"/>
          <w:szCs w:val="24"/>
        </w:rPr>
        <w:t>inherit</w:t>
      </w:r>
      <w:r>
        <w:rPr>
          <w:spacing w:val="-2"/>
          <w:sz w:val="24"/>
          <w:szCs w:val="24"/>
        </w:rPr>
        <w:t xml:space="preserve"> </w:t>
      </w:r>
      <w:r>
        <w:rPr>
          <w:sz w:val="24"/>
          <w:szCs w:val="24"/>
        </w:rPr>
        <w:t>the</w:t>
      </w:r>
      <w:r>
        <w:rPr>
          <w:spacing w:val="-2"/>
          <w:sz w:val="24"/>
          <w:szCs w:val="24"/>
        </w:rPr>
        <w:t xml:space="preserve"> </w:t>
      </w:r>
      <w:r>
        <w:rPr>
          <w:sz w:val="24"/>
          <w:szCs w:val="24"/>
        </w:rPr>
        <w:t>weights</w:t>
      </w:r>
      <w:r>
        <w:rPr>
          <w:spacing w:val="-2"/>
          <w:sz w:val="24"/>
          <w:szCs w:val="24"/>
        </w:rPr>
        <w:t xml:space="preserve"> </w:t>
      </w:r>
      <w:r>
        <w:rPr>
          <w:sz w:val="24"/>
          <w:szCs w:val="24"/>
        </w:rPr>
        <w:t>of</w:t>
      </w:r>
      <w:r>
        <w:rPr>
          <w:spacing w:val="-2"/>
          <w:sz w:val="24"/>
          <w:szCs w:val="24"/>
        </w:rPr>
        <w:t xml:space="preserve"> </w:t>
      </w:r>
      <w:r>
        <w:rPr>
          <w:sz w:val="24"/>
          <w:szCs w:val="24"/>
        </w:rPr>
        <w:t>parent</w:t>
      </w:r>
      <w:r>
        <w:rPr>
          <w:spacing w:val="-2"/>
          <w:sz w:val="24"/>
          <w:szCs w:val="24"/>
        </w:rPr>
        <w:t xml:space="preserve"> </w:t>
      </w:r>
      <w:r>
        <w:rPr>
          <w:sz w:val="24"/>
          <w:szCs w:val="24"/>
        </w:rPr>
        <w:t xml:space="preserve">networks and </w:t>
      </w:r>
      <w:r>
        <w:rPr>
          <w:rFonts w:hint="eastAsia"/>
          <w:sz w:val="24"/>
          <w:szCs w:val="24"/>
          <w:lang w:eastAsia="zh-CN"/>
        </w:rPr>
        <w:t>GNN</w:t>
      </w:r>
      <w:r>
        <w:rPr>
          <w:sz w:val="24"/>
          <w:szCs w:val="24"/>
        </w:rPr>
        <w:t xml:space="preserve"> inherit the weight parameters of hypernetworks to achieve rapid individual adaptability evalu</w:t>
      </w:r>
      <w:r>
        <w:rPr>
          <w:spacing w:val="-2"/>
          <w:sz w:val="24"/>
          <w:szCs w:val="24"/>
        </w:rPr>
        <w:t>ation.</w:t>
      </w:r>
    </w:p>
    <w:p w14:paraId="0D14E310" w14:textId="77777777" w:rsidR="00F662A4" w:rsidRDefault="00F662A4" w:rsidP="00F662A4">
      <w:pPr>
        <w:pStyle w:val="a5"/>
        <w:spacing w:before="98" w:line="250" w:lineRule="auto"/>
        <w:ind w:firstLineChars="200" w:firstLine="480"/>
        <w:jc w:val="both"/>
        <w:rPr>
          <w:sz w:val="24"/>
          <w:szCs w:val="24"/>
        </w:rPr>
      </w:pPr>
      <w:r>
        <w:rPr>
          <w:sz w:val="24"/>
          <w:szCs w:val="24"/>
        </w:rPr>
        <w:t>Deep reinforcement learning is the combination of reinforcement learning and deep learning. This research field can solve a series of complex decision-making tasks that could not</w:t>
      </w:r>
      <w:r>
        <w:rPr>
          <w:spacing w:val="40"/>
          <w:sz w:val="24"/>
          <w:szCs w:val="24"/>
        </w:rPr>
        <w:t xml:space="preserve"> </w:t>
      </w:r>
      <w:r>
        <w:rPr>
          <w:sz w:val="24"/>
          <w:szCs w:val="24"/>
        </w:rPr>
        <w:t>be</w:t>
      </w:r>
      <w:r>
        <w:rPr>
          <w:spacing w:val="41"/>
          <w:sz w:val="24"/>
          <w:szCs w:val="24"/>
        </w:rPr>
        <w:t xml:space="preserve"> </w:t>
      </w:r>
      <w:r>
        <w:rPr>
          <w:sz w:val="24"/>
          <w:szCs w:val="24"/>
        </w:rPr>
        <w:t>completed</w:t>
      </w:r>
      <w:r>
        <w:rPr>
          <w:spacing w:val="41"/>
          <w:sz w:val="24"/>
          <w:szCs w:val="24"/>
        </w:rPr>
        <w:t xml:space="preserve"> </w:t>
      </w:r>
      <w:r>
        <w:rPr>
          <w:sz w:val="24"/>
          <w:szCs w:val="24"/>
        </w:rPr>
        <w:t>by</w:t>
      </w:r>
      <w:r>
        <w:rPr>
          <w:spacing w:val="41"/>
          <w:sz w:val="24"/>
          <w:szCs w:val="24"/>
        </w:rPr>
        <w:t xml:space="preserve"> </w:t>
      </w:r>
      <w:r>
        <w:rPr>
          <w:sz w:val="24"/>
          <w:szCs w:val="24"/>
        </w:rPr>
        <w:t>machines</w:t>
      </w:r>
      <w:r>
        <w:rPr>
          <w:spacing w:val="41"/>
          <w:sz w:val="24"/>
          <w:szCs w:val="24"/>
        </w:rPr>
        <w:t xml:space="preserve"> </w:t>
      </w:r>
      <w:r>
        <w:rPr>
          <w:sz w:val="24"/>
          <w:szCs w:val="24"/>
        </w:rPr>
        <w:t>before.</w:t>
      </w:r>
      <w:r>
        <w:rPr>
          <w:spacing w:val="41"/>
          <w:sz w:val="24"/>
          <w:szCs w:val="24"/>
        </w:rPr>
        <w:t xml:space="preserve"> </w:t>
      </w:r>
      <w:r>
        <w:rPr>
          <w:sz w:val="24"/>
          <w:szCs w:val="24"/>
        </w:rPr>
        <w:t>Therefore,</w:t>
      </w:r>
      <w:r>
        <w:rPr>
          <w:spacing w:val="41"/>
          <w:sz w:val="24"/>
          <w:szCs w:val="24"/>
        </w:rPr>
        <w:t xml:space="preserve"> </w:t>
      </w:r>
      <w:r>
        <w:rPr>
          <w:sz w:val="24"/>
          <w:szCs w:val="24"/>
        </w:rPr>
        <w:t>deep</w:t>
      </w:r>
      <w:r>
        <w:rPr>
          <w:spacing w:val="41"/>
          <w:sz w:val="24"/>
          <w:szCs w:val="24"/>
        </w:rPr>
        <w:t xml:space="preserve"> </w:t>
      </w:r>
      <w:r>
        <w:rPr>
          <w:spacing w:val="-5"/>
          <w:sz w:val="24"/>
          <w:szCs w:val="24"/>
        </w:rPr>
        <w:t xml:space="preserve">RL </w:t>
      </w:r>
      <w:r>
        <w:rPr>
          <w:sz w:val="24"/>
          <w:szCs w:val="24"/>
        </w:rPr>
        <w:t>has opened up many new application fields in medical care, robotics, smart grid, finance and other fields [40]. The length and content of the CAN messages are different when the vehicle</w:t>
      </w:r>
      <w:r>
        <w:rPr>
          <w:spacing w:val="-5"/>
          <w:sz w:val="24"/>
          <w:szCs w:val="24"/>
        </w:rPr>
        <w:t xml:space="preserve"> </w:t>
      </w:r>
      <w:r>
        <w:rPr>
          <w:sz w:val="24"/>
          <w:szCs w:val="24"/>
        </w:rPr>
        <w:t>performs</w:t>
      </w:r>
      <w:r>
        <w:rPr>
          <w:spacing w:val="-5"/>
          <w:sz w:val="24"/>
          <w:szCs w:val="24"/>
        </w:rPr>
        <w:t xml:space="preserve"> </w:t>
      </w:r>
      <w:r>
        <w:rPr>
          <w:sz w:val="24"/>
          <w:szCs w:val="24"/>
        </w:rPr>
        <w:t>different</w:t>
      </w:r>
      <w:r>
        <w:rPr>
          <w:spacing w:val="-5"/>
          <w:sz w:val="24"/>
          <w:szCs w:val="24"/>
        </w:rPr>
        <w:t xml:space="preserve"> </w:t>
      </w:r>
      <w:r>
        <w:rPr>
          <w:sz w:val="24"/>
          <w:szCs w:val="24"/>
        </w:rPr>
        <w:t>functions.</w:t>
      </w:r>
      <w:r>
        <w:rPr>
          <w:spacing w:val="-5"/>
          <w:sz w:val="24"/>
          <w:szCs w:val="24"/>
        </w:rPr>
        <w:t xml:space="preserve"> </w:t>
      </w:r>
      <w:r>
        <w:rPr>
          <w:sz w:val="24"/>
          <w:szCs w:val="24"/>
        </w:rPr>
        <w:t>Based</w:t>
      </w:r>
      <w:r>
        <w:rPr>
          <w:spacing w:val="-5"/>
          <w:sz w:val="24"/>
          <w:szCs w:val="24"/>
        </w:rPr>
        <w:t xml:space="preserve"> </w:t>
      </w:r>
      <w:r>
        <w:rPr>
          <w:sz w:val="24"/>
          <w:szCs w:val="24"/>
        </w:rPr>
        <w:t>on</w:t>
      </w:r>
      <w:r>
        <w:rPr>
          <w:spacing w:val="-5"/>
          <w:sz w:val="24"/>
          <w:szCs w:val="24"/>
        </w:rPr>
        <w:t xml:space="preserve"> </w:t>
      </w:r>
      <w:r>
        <w:rPr>
          <w:sz w:val="24"/>
          <w:szCs w:val="24"/>
        </w:rPr>
        <w:t>this</w:t>
      </w:r>
      <w:r>
        <w:rPr>
          <w:spacing w:val="-5"/>
          <w:sz w:val="24"/>
          <w:szCs w:val="24"/>
        </w:rPr>
        <w:t xml:space="preserve"> </w:t>
      </w:r>
      <w:r>
        <w:rPr>
          <w:sz w:val="24"/>
          <w:szCs w:val="24"/>
        </w:rPr>
        <w:t>inspiration, we use reinforcement learning to obtain the length of the</w:t>
      </w:r>
      <w:r>
        <w:rPr>
          <w:spacing w:val="80"/>
          <w:sz w:val="24"/>
          <w:szCs w:val="24"/>
        </w:rPr>
        <w:t xml:space="preserve"> </w:t>
      </w:r>
      <w:r>
        <w:rPr>
          <w:sz w:val="24"/>
          <w:szCs w:val="24"/>
        </w:rPr>
        <w:t>CAN messages for each intrusion detection. The experimental results show that the intrusion detection rate of the model increases by 5% after using the variable length CAN compared</w:t>
      </w:r>
      <w:r>
        <w:rPr>
          <w:spacing w:val="-10"/>
          <w:sz w:val="24"/>
          <w:szCs w:val="24"/>
        </w:rPr>
        <w:t xml:space="preserve"> </w:t>
      </w:r>
      <w:r>
        <w:rPr>
          <w:sz w:val="24"/>
          <w:szCs w:val="24"/>
        </w:rPr>
        <w:t>with</w:t>
      </w:r>
      <w:r>
        <w:rPr>
          <w:spacing w:val="-10"/>
          <w:sz w:val="24"/>
          <w:szCs w:val="24"/>
        </w:rPr>
        <w:t xml:space="preserve"> </w:t>
      </w:r>
      <w:r>
        <w:rPr>
          <w:sz w:val="24"/>
          <w:szCs w:val="24"/>
        </w:rPr>
        <w:t>random</w:t>
      </w:r>
      <w:r>
        <w:rPr>
          <w:spacing w:val="-10"/>
          <w:sz w:val="24"/>
          <w:szCs w:val="24"/>
        </w:rPr>
        <w:t xml:space="preserve"> </w:t>
      </w:r>
      <w:r>
        <w:rPr>
          <w:sz w:val="24"/>
          <w:szCs w:val="24"/>
        </w:rPr>
        <w:t>length.</w:t>
      </w:r>
      <w:r>
        <w:rPr>
          <w:spacing w:val="-10"/>
          <w:sz w:val="24"/>
          <w:szCs w:val="24"/>
        </w:rPr>
        <w:t xml:space="preserve"> </w:t>
      </w:r>
      <w:r>
        <w:rPr>
          <w:sz w:val="24"/>
          <w:szCs w:val="24"/>
        </w:rPr>
        <w:t>The</w:t>
      </w:r>
      <w:r>
        <w:rPr>
          <w:spacing w:val="-10"/>
          <w:sz w:val="24"/>
          <w:szCs w:val="24"/>
        </w:rPr>
        <w:t xml:space="preserve"> </w:t>
      </w:r>
      <w:r>
        <w:rPr>
          <w:sz w:val="24"/>
          <w:szCs w:val="24"/>
        </w:rPr>
        <w:t>reinforcement</w:t>
      </w:r>
      <w:r>
        <w:rPr>
          <w:spacing w:val="-10"/>
          <w:sz w:val="24"/>
          <w:szCs w:val="24"/>
        </w:rPr>
        <w:t xml:space="preserve"> </w:t>
      </w:r>
      <w:r>
        <w:rPr>
          <w:sz w:val="24"/>
          <w:szCs w:val="24"/>
        </w:rPr>
        <w:t>learning</w:t>
      </w:r>
      <w:r>
        <w:rPr>
          <w:spacing w:val="-10"/>
          <w:sz w:val="24"/>
          <w:szCs w:val="24"/>
        </w:rPr>
        <w:t xml:space="preserve"> </w:t>
      </w:r>
      <w:r>
        <w:rPr>
          <w:sz w:val="24"/>
          <w:szCs w:val="24"/>
        </w:rPr>
        <w:t>network learns the feature vector of the graph convolution output in each graph network as each state input to the reinforcement learning</w:t>
      </w:r>
      <w:r>
        <w:rPr>
          <w:spacing w:val="-4"/>
          <w:sz w:val="24"/>
          <w:szCs w:val="24"/>
        </w:rPr>
        <w:t xml:space="preserve"> </w:t>
      </w:r>
      <w:r>
        <w:rPr>
          <w:sz w:val="24"/>
          <w:szCs w:val="24"/>
        </w:rPr>
        <w:t>actor</w:t>
      </w:r>
      <w:r>
        <w:rPr>
          <w:spacing w:val="-4"/>
          <w:sz w:val="24"/>
          <w:szCs w:val="24"/>
        </w:rPr>
        <w:t xml:space="preserve"> </w:t>
      </w:r>
      <w:r>
        <w:rPr>
          <w:sz w:val="24"/>
          <w:szCs w:val="24"/>
        </w:rPr>
        <w:t>network,</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reinforcement</w:t>
      </w:r>
      <w:r>
        <w:rPr>
          <w:spacing w:val="-4"/>
          <w:sz w:val="24"/>
          <w:szCs w:val="24"/>
        </w:rPr>
        <w:t xml:space="preserve"> </w:t>
      </w:r>
      <w:r>
        <w:rPr>
          <w:sz w:val="24"/>
          <w:szCs w:val="24"/>
        </w:rPr>
        <w:t>learning</w:t>
      </w:r>
      <w:r>
        <w:rPr>
          <w:spacing w:val="-4"/>
          <w:sz w:val="24"/>
          <w:szCs w:val="24"/>
        </w:rPr>
        <w:t xml:space="preserve"> </w:t>
      </w:r>
      <w:r>
        <w:rPr>
          <w:sz w:val="24"/>
          <w:szCs w:val="24"/>
        </w:rPr>
        <w:t>outputs the</w:t>
      </w:r>
      <w:r>
        <w:rPr>
          <w:spacing w:val="-4"/>
          <w:sz w:val="24"/>
          <w:szCs w:val="24"/>
        </w:rPr>
        <w:t xml:space="preserve"> </w:t>
      </w:r>
      <w:r>
        <w:rPr>
          <w:sz w:val="24"/>
          <w:szCs w:val="24"/>
        </w:rPr>
        <w:t>next</w:t>
      </w:r>
      <w:r>
        <w:rPr>
          <w:spacing w:val="-4"/>
          <w:sz w:val="24"/>
          <w:szCs w:val="24"/>
        </w:rPr>
        <w:t xml:space="preserve"> </w:t>
      </w:r>
      <w:r>
        <w:rPr>
          <w:sz w:val="24"/>
          <w:szCs w:val="24"/>
        </w:rPr>
        <w:t>action,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the</w:t>
      </w:r>
      <w:r>
        <w:rPr>
          <w:spacing w:val="-4"/>
          <w:sz w:val="24"/>
          <w:szCs w:val="24"/>
        </w:rPr>
        <w:t xml:space="preserve"> </w:t>
      </w:r>
      <w:r>
        <w:rPr>
          <w:sz w:val="24"/>
          <w:szCs w:val="24"/>
        </w:rPr>
        <w:t>length</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next</w:t>
      </w:r>
      <w:r>
        <w:rPr>
          <w:spacing w:val="-4"/>
          <w:sz w:val="24"/>
          <w:szCs w:val="24"/>
        </w:rPr>
        <w:t xml:space="preserve"> </w:t>
      </w:r>
      <w:r>
        <w:rPr>
          <w:sz w:val="24"/>
          <w:szCs w:val="24"/>
        </w:rPr>
        <w:t>CAN</w:t>
      </w:r>
      <w:r>
        <w:rPr>
          <w:spacing w:val="-4"/>
          <w:sz w:val="24"/>
          <w:szCs w:val="24"/>
        </w:rPr>
        <w:t xml:space="preserve"> </w:t>
      </w:r>
      <w:r>
        <w:rPr>
          <w:sz w:val="24"/>
          <w:szCs w:val="24"/>
        </w:rPr>
        <w:lastRenderedPageBreak/>
        <w:t>message.</w:t>
      </w:r>
      <w:r>
        <w:rPr>
          <w:spacing w:val="-4"/>
          <w:sz w:val="24"/>
          <w:szCs w:val="24"/>
        </w:rPr>
        <w:t xml:space="preserve"> </w:t>
      </w:r>
      <w:r>
        <w:rPr>
          <w:sz w:val="24"/>
          <w:szCs w:val="24"/>
        </w:rPr>
        <w:t>In the early reinforcement learning, there was an overestimation of the real action value [41], and [42] established two value networks to solve the overestimation problem. Reinforcement learning can be divided into discrete type and continuous type according</w:t>
      </w:r>
      <w:r>
        <w:rPr>
          <w:spacing w:val="-8"/>
          <w:sz w:val="24"/>
          <w:szCs w:val="24"/>
        </w:rPr>
        <w:t xml:space="preserve"> </w:t>
      </w:r>
      <w:r>
        <w:rPr>
          <w:sz w:val="24"/>
          <w:szCs w:val="24"/>
        </w:rPr>
        <w:t>to</w:t>
      </w:r>
      <w:r>
        <w:rPr>
          <w:spacing w:val="-8"/>
          <w:sz w:val="24"/>
          <w:szCs w:val="24"/>
        </w:rPr>
        <w:t xml:space="preserve"> </w:t>
      </w:r>
      <w:r>
        <w:rPr>
          <w:sz w:val="24"/>
          <w:szCs w:val="24"/>
        </w:rPr>
        <w:t>the</w:t>
      </w:r>
      <w:r>
        <w:rPr>
          <w:spacing w:val="-8"/>
          <w:sz w:val="24"/>
          <w:szCs w:val="24"/>
        </w:rPr>
        <w:t xml:space="preserve"> </w:t>
      </w:r>
      <w:r>
        <w:rPr>
          <w:sz w:val="24"/>
          <w:szCs w:val="24"/>
        </w:rPr>
        <w:t>types</w:t>
      </w:r>
      <w:r>
        <w:rPr>
          <w:spacing w:val="-8"/>
          <w:sz w:val="24"/>
          <w:szCs w:val="24"/>
        </w:rPr>
        <w:t xml:space="preserve"> </w:t>
      </w:r>
      <w:r>
        <w:rPr>
          <w:sz w:val="24"/>
          <w:szCs w:val="24"/>
        </w:rPr>
        <w:t>of</w:t>
      </w:r>
      <w:r>
        <w:rPr>
          <w:spacing w:val="-8"/>
          <w:sz w:val="24"/>
          <w:szCs w:val="24"/>
        </w:rPr>
        <w:t xml:space="preserve"> </w:t>
      </w:r>
      <w:r>
        <w:rPr>
          <w:sz w:val="24"/>
          <w:szCs w:val="24"/>
        </w:rPr>
        <w:t>output</w:t>
      </w:r>
      <w:r>
        <w:rPr>
          <w:spacing w:val="-8"/>
          <w:sz w:val="24"/>
          <w:szCs w:val="24"/>
        </w:rPr>
        <w:t xml:space="preserve"> </w:t>
      </w:r>
      <w:r>
        <w:rPr>
          <w:sz w:val="24"/>
          <w:szCs w:val="24"/>
        </w:rPr>
        <w:t>actions.</w:t>
      </w:r>
      <w:r>
        <w:rPr>
          <w:spacing w:val="-8"/>
          <w:sz w:val="24"/>
          <w:szCs w:val="24"/>
        </w:rPr>
        <w:t xml:space="preserve"> </w:t>
      </w:r>
      <w:r>
        <w:rPr>
          <w:sz w:val="24"/>
          <w:szCs w:val="24"/>
        </w:rPr>
        <w:t>The</w:t>
      </w:r>
      <w:r>
        <w:rPr>
          <w:spacing w:val="-8"/>
          <w:sz w:val="24"/>
          <w:szCs w:val="24"/>
        </w:rPr>
        <w:t xml:space="preserve"> </w:t>
      </w:r>
      <w:r>
        <w:rPr>
          <w:sz w:val="24"/>
          <w:szCs w:val="24"/>
        </w:rPr>
        <w:t>meaning</w:t>
      </w:r>
      <w:r>
        <w:rPr>
          <w:spacing w:val="-8"/>
          <w:sz w:val="24"/>
          <w:szCs w:val="24"/>
        </w:rPr>
        <w:t xml:space="preserve"> </w:t>
      </w:r>
      <w:r>
        <w:rPr>
          <w:sz w:val="24"/>
          <w:szCs w:val="24"/>
        </w:rPr>
        <w:t>of</w:t>
      </w:r>
      <w:r>
        <w:rPr>
          <w:spacing w:val="-8"/>
          <w:sz w:val="24"/>
          <w:szCs w:val="24"/>
        </w:rPr>
        <w:t xml:space="preserve"> </w:t>
      </w:r>
      <w:r>
        <w:rPr>
          <w:sz w:val="24"/>
          <w:szCs w:val="24"/>
        </w:rPr>
        <w:t>action in the model is the length of the output CAN messages. We give the range of message length. The integer value between the minimum and maximum length can be taken. Based on</w:t>
      </w:r>
      <w:r>
        <w:rPr>
          <w:spacing w:val="80"/>
          <w:sz w:val="24"/>
          <w:szCs w:val="24"/>
        </w:rPr>
        <w:t xml:space="preserve"> </w:t>
      </w:r>
      <w:r>
        <w:rPr>
          <w:sz w:val="24"/>
          <w:szCs w:val="24"/>
        </w:rPr>
        <w:t xml:space="preserve">the above requirements, we use TD3 [43] network as a neural network to dynamically obtain the length of CAN messages which are sent to intrusion detection model </w:t>
      </w:r>
      <w:proofErr w:type="spellStart"/>
      <w:r>
        <w:rPr>
          <w:sz w:val="24"/>
          <w:szCs w:val="24"/>
        </w:rPr>
        <w:t>everytimes</w:t>
      </w:r>
      <w:proofErr w:type="spellEnd"/>
      <w:r>
        <w:rPr>
          <w:sz w:val="24"/>
          <w:szCs w:val="24"/>
        </w:rPr>
        <w:t>.</w:t>
      </w:r>
    </w:p>
    <w:p w14:paraId="75578E30" w14:textId="77777777" w:rsidR="00F662A4" w:rsidRDefault="00F662A4" w:rsidP="00F662A4">
      <w:pPr>
        <w:pStyle w:val="a5"/>
        <w:spacing w:before="29" w:line="250" w:lineRule="auto"/>
        <w:ind w:firstLineChars="200" w:firstLine="480"/>
        <w:jc w:val="both"/>
        <w:rPr>
          <w:sz w:val="24"/>
          <w:szCs w:val="24"/>
        </w:rPr>
      </w:pPr>
      <w:r>
        <w:rPr>
          <w:sz w:val="24"/>
          <w:szCs w:val="24"/>
        </w:rPr>
        <w:t xml:space="preserve">To address the aforementioned challenges, </w:t>
      </w:r>
      <w:r>
        <w:rPr>
          <w:rFonts w:hint="eastAsia"/>
          <w:sz w:val="24"/>
          <w:szCs w:val="24"/>
          <w:lang w:eastAsia="zh-CN"/>
        </w:rPr>
        <w:t>i</w:t>
      </w:r>
      <w:r>
        <w:rPr>
          <w:sz w:val="24"/>
          <w:szCs w:val="24"/>
        </w:rPr>
        <w:t>n this paper,</w:t>
      </w:r>
      <w:r>
        <w:rPr>
          <w:spacing w:val="80"/>
          <w:sz w:val="24"/>
          <w:szCs w:val="24"/>
        </w:rPr>
        <w:t xml:space="preserve"> </w:t>
      </w:r>
      <w:r>
        <w:rPr>
          <w:sz w:val="24"/>
          <w:szCs w:val="24"/>
        </w:rPr>
        <w:t>we propose a deep neural network intrusion detection model based</w:t>
      </w:r>
      <w:r>
        <w:rPr>
          <w:spacing w:val="-5"/>
          <w:sz w:val="24"/>
          <w:szCs w:val="24"/>
        </w:rPr>
        <w:t xml:space="preserve"> </w:t>
      </w:r>
      <w:r>
        <w:rPr>
          <w:sz w:val="24"/>
          <w:szCs w:val="24"/>
        </w:rPr>
        <w:t>on</w:t>
      </w:r>
      <w:r>
        <w:rPr>
          <w:spacing w:val="-5"/>
          <w:sz w:val="24"/>
          <w:szCs w:val="24"/>
        </w:rPr>
        <w:t xml:space="preserve"> </w:t>
      </w:r>
      <w:r>
        <w:rPr>
          <w:sz w:val="24"/>
          <w:szCs w:val="24"/>
        </w:rPr>
        <w:t>evolutionary</w:t>
      </w:r>
      <w:r>
        <w:rPr>
          <w:spacing w:val="-5"/>
          <w:sz w:val="24"/>
          <w:szCs w:val="24"/>
        </w:rPr>
        <w:t xml:space="preserve"> </w:t>
      </w:r>
      <w:proofErr w:type="spellStart"/>
      <w:r>
        <w:rPr>
          <w:sz w:val="24"/>
          <w:szCs w:val="24"/>
        </w:rPr>
        <w:t>multiobjective</w:t>
      </w:r>
      <w:proofErr w:type="spellEnd"/>
      <w:r>
        <w:rPr>
          <w:spacing w:val="-5"/>
          <w:sz w:val="24"/>
          <w:szCs w:val="24"/>
        </w:rPr>
        <w:t xml:space="preserve"> </w:t>
      </w:r>
      <w:r>
        <w:rPr>
          <w:sz w:val="24"/>
          <w:szCs w:val="24"/>
        </w:rPr>
        <w:t>surrogate-assisted</w:t>
      </w:r>
      <w:r>
        <w:rPr>
          <w:spacing w:val="-5"/>
          <w:sz w:val="24"/>
          <w:szCs w:val="24"/>
        </w:rPr>
        <w:t xml:space="preserve"> </w:t>
      </w:r>
      <w:r>
        <w:rPr>
          <w:sz w:val="24"/>
          <w:szCs w:val="24"/>
        </w:rPr>
        <w:t>neural architecture search to detect CAN intrusion, such as denial-of-service (DoS) and spoofing attacks, with significantly high accuracy and low complicity. In summary, the main contributions of this paper are as follows:</w:t>
      </w:r>
    </w:p>
    <w:p w14:paraId="3AF6BC2D" w14:textId="77777777" w:rsidR="00F662A4" w:rsidRDefault="00F662A4" w:rsidP="00F662A4">
      <w:pPr>
        <w:pStyle w:val="a7"/>
        <w:numPr>
          <w:ilvl w:val="0"/>
          <w:numId w:val="2"/>
        </w:numPr>
        <w:tabs>
          <w:tab w:val="left" w:pos="520"/>
        </w:tabs>
        <w:spacing w:before="104" w:line="250" w:lineRule="auto"/>
        <w:ind w:left="204" w:right="0" w:hanging="204"/>
        <w:rPr>
          <w:sz w:val="24"/>
          <w:szCs w:val="24"/>
        </w:rPr>
      </w:pPr>
      <w:r>
        <w:rPr>
          <w:sz w:val="24"/>
          <w:szCs w:val="24"/>
        </w:rPr>
        <w:t xml:space="preserve">A </w:t>
      </w:r>
      <w:proofErr w:type="spellStart"/>
      <w:r>
        <w:rPr>
          <w:sz w:val="24"/>
          <w:szCs w:val="24"/>
        </w:rPr>
        <w:t>multiobjective</w:t>
      </w:r>
      <w:proofErr w:type="spellEnd"/>
      <w:r>
        <w:rPr>
          <w:sz w:val="24"/>
          <w:szCs w:val="24"/>
        </w:rPr>
        <w:t xml:space="preserve"> evolutionary GNN detection model is proposed, which takes the detection accuracy and the model flops as the optimization objectives. In the evolution process, the node inheritance strategy is adopted</w:t>
      </w:r>
      <w:r>
        <w:rPr>
          <w:spacing w:val="80"/>
          <w:sz w:val="24"/>
          <w:szCs w:val="24"/>
        </w:rPr>
        <w:t xml:space="preserve"> </w:t>
      </w:r>
      <w:r>
        <w:rPr>
          <w:sz w:val="24"/>
          <w:szCs w:val="24"/>
        </w:rPr>
        <w:t>to shorten the time of individual evaluation.</w:t>
      </w:r>
    </w:p>
    <w:p w14:paraId="269DE430" w14:textId="77777777"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7"/>
          <w:sz w:val="24"/>
          <w:szCs w:val="24"/>
        </w:rPr>
        <w:t xml:space="preserve"> </w:t>
      </w:r>
      <w:r>
        <w:rPr>
          <w:sz w:val="24"/>
          <w:szCs w:val="24"/>
        </w:rPr>
        <w:t>method</w:t>
      </w:r>
      <w:r>
        <w:rPr>
          <w:spacing w:val="27"/>
          <w:sz w:val="24"/>
          <w:szCs w:val="24"/>
        </w:rPr>
        <w:t xml:space="preserve"> </w:t>
      </w:r>
      <w:r>
        <w:rPr>
          <w:sz w:val="24"/>
          <w:szCs w:val="24"/>
        </w:rPr>
        <w:t>of</w:t>
      </w:r>
      <w:r>
        <w:rPr>
          <w:spacing w:val="27"/>
          <w:sz w:val="24"/>
          <w:szCs w:val="24"/>
        </w:rPr>
        <w:t xml:space="preserve"> </w:t>
      </w:r>
      <w:r>
        <w:rPr>
          <w:sz w:val="24"/>
          <w:szCs w:val="24"/>
        </w:rPr>
        <w:t>converting</w:t>
      </w:r>
      <w:r>
        <w:rPr>
          <w:spacing w:val="27"/>
          <w:sz w:val="24"/>
          <w:szCs w:val="24"/>
        </w:rPr>
        <w:t xml:space="preserve"> </w:t>
      </w:r>
      <w:r>
        <w:rPr>
          <w:sz w:val="24"/>
          <w:szCs w:val="24"/>
        </w:rPr>
        <w:t>CAN</w:t>
      </w:r>
      <w:r>
        <w:rPr>
          <w:spacing w:val="27"/>
          <w:sz w:val="24"/>
          <w:szCs w:val="24"/>
        </w:rPr>
        <w:t xml:space="preserve"> </w:t>
      </w:r>
      <w:r>
        <w:rPr>
          <w:sz w:val="24"/>
          <w:szCs w:val="24"/>
        </w:rPr>
        <w:t>message</w:t>
      </w:r>
      <w:r>
        <w:rPr>
          <w:spacing w:val="27"/>
          <w:sz w:val="24"/>
          <w:szCs w:val="24"/>
        </w:rPr>
        <w:t xml:space="preserve"> </w:t>
      </w:r>
      <w:r>
        <w:rPr>
          <w:sz w:val="24"/>
          <w:szCs w:val="24"/>
        </w:rPr>
        <w:t>into</w:t>
      </w:r>
      <w:r>
        <w:rPr>
          <w:spacing w:val="27"/>
          <w:sz w:val="24"/>
          <w:szCs w:val="24"/>
        </w:rPr>
        <w:t xml:space="preserve"> </w:t>
      </w:r>
      <w:r>
        <w:rPr>
          <w:sz w:val="24"/>
          <w:szCs w:val="24"/>
        </w:rPr>
        <w:t>graph</w:t>
      </w:r>
      <w:r>
        <w:rPr>
          <w:spacing w:val="27"/>
          <w:sz w:val="24"/>
          <w:szCs w:val="24"/>
        </w:rPr>
        <w:t xml:space="preserve"> </w:t>
      </w:r>
      <w:r>
        <w:rPr>
          <w:sz w:val="24"/>
          <w:szCs w:val="24"/>
        </w:rPr>
        <w:t xml:space="preserve">data is proposed. Two connected nodes of graph data are constructed according to the timing information of two adjacent timestamps. The logic features in CAN are extracted, so that CAN messages can be classified by </w:t>
      </w:r>
      <w:r>
        <w:rPr>
          <w:spacing w:val="-4"/>
          <w:sz w:val="24"/>
          <w:szCs w:val="24"/>
        </w:rPr>
        <w:t>GNN.</w:t>
      </w:r>
    </w:p>
    <w:p w14:paraId="1247D71D" w14:textId="77777777"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
          <w:sz w:val="24"/>
          <w:szCs w:val="24"/>
        </w:rPr>
        <w:t xml:space="preserve"> </w:t>
      </w:r>
      <w:r>
        <w:rPr>
          <w:sz w:val="24"/>
          <w:szCs w:val="24"/>
        </w:rPr>
        <w:t>model</w:t>
      </w:r>
      <w:r>
        <w:rPr>
          <w:spacing w:val="-2"/>
          <w:sz w:val="24"/>
          <w:szCs w:val="24"/>
        </w:rPr>
        <w:t xml:space="preserve"> </w:t>
      </w:r>
      <w:r>
        <w:rPr>
          <w:sz w:val="24"/>
          <w:szCs w:val="24"/>
        </w:rPr>
        <w:t>combining</w:t>
      </w:r>
      <w:r>
        <w:rPr>
          <w:spacing w:val="-2"/>
          <w:sz w:val="24"/>
          <w:szCs w:val="24"/>
        </w:rPr>
        <w:t xml:space="preserve"> </w:t>
      </w:r>
      <w:r>
        <w:rPr>
          <w:sz w:val="24"/>
          <w:szCs w:val="24"/>
        </w:rPr>
        <w:t>GNN</w:t>
      </w:r>
      <w:r>
        <w:rPr>
          <w:spacing w:val="-2"/>
          <w:sz w:val="24"/>
          <w:szCs w:val="24"/>
        </w:rPr>
        <w:t xml:space="preserve"> </w:t>
      </w:r>
      <w:r>
        <w:rPr>
          <w:sz w:val="24"/>
          <w:szCs w:val="24"/>
        </w:rPr>
        <w:t>and</w:t>
      </w:r>
      <w:r>
        <w:rPr>
          <w:spacing w:val="-2"/>
          <w:sz w:val="24"/>
          <w:szCs w:val="24"/>
        </w:rPr>
        <w:t xml:space="preserve"> </w:t>
      </w:r>
      <w:r>
        <w:rPr>
          <w:sz w:val="24"/>
          <w:szCs w:val="24"/>
        </w:rPr>
        <w:t>CNN</w:t>
      </w:r>
      <w:r>
        <w:rPr>
          <w:spacing w:val="-2"/>
          <w:sz w:val="24"/>
          <w:szCs w:val="24"/>
        </w:rPr>
        <w:t xml:space="preserve"> </w:t>
      </w:r>
      <w:r>
        <w:rPr>
          <w:sz w:val="24"/>
          <w:szCs w:val="24"/>
        </w:rPr>
        <w:t>is</w:t>
      </w:r>
      <w:r>
        <w:rPr>
          <w:spacing w:val="-2"/>
          <w:sz w:val="24"/>
          <w:szCs w:val="24"/>
        </w:rPr>
        <w:t xml:space="preserve"> </w:t>
      </w:r>
      <w:r>
        <w:rPr>
          <w:sz w:val="24"/>
          <w:szCs w:val="24"/>
        </w:rPr>
        <w:t>proposed</w:t>
      </w:r>
      <w:r>
        <w:rPr>
          <w:spacing w:val="-2"/>
          <w:sz w:val="24"/>
          <w:szCs w:val="24"/>
        </w:rPr>
        <w:t xml:space="preserve"> </w:t>
      </w:r>
      <w:r>
        <w:rPr>
          <w:sz w:val="24"/>
          <w:szCs w:val="24"/>
        </w:rPr>
        <w:t>to</w:t>
      </w:r>
      <w:r>
        <w:rPr>
          <w:spacing w:val="-2"/>
          <w:sz w:val="24"/>
          <w:szCs w:val="24"/>
        </w:rPr>
        <w:t xml:space="preserve"> </w:t>
      </w:r>
      <w:r>
        <w:rPr>
          <w:sz w:val="24"/>
          <w:szCs w:val="24"/>
        </w:rPr>
        <w:t>detect CAN intrusion messages, and reinforcement learning network</w:t>
      </w:r>
      <w:r>
        <w:rPr>
          <w:spacing w:val="-7"/>
          <w:sz w:val="24"/>
          <w:szCs w:val="24"/>
        </w:rPr>
        <w:t xml:space="preserve"> </w:t>
      </w:r>
      <w:r>
        <w:rPr>
          <w:sz w:val="24"/>
          <w:szCs w:val="24"/>
        </w:rPr>
        <w:t>is</w:t>
      </w:r>
      <w:r>
        <w:rPr>
          <w:spacing w:val="-7"/>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r>
        <w:rPr>
          <w:sz w:val="24"/>
          <w:szCs w:val="24"/>
        </w:rPr>
        <w:t>dynamically</w:t>
      </w:r>
      <w:r>
        <w:rPr>
          <w:spacing w:val="-7"/>
          <w:sz w:val="24"/>
          <w:szCs w:val="24"/>
        </w:rPr>
        <w:t xml:space="preserve"> </w:t>
      </w:r>
      <w:r>
        <w:rPr>
          <w:sz w:val="24"/>
          <w:szCs w:val="24"/>
        </w:rPr>
        <w:t>collect</w:t>
      </w:r>
      <w:r>
        <w:rPr>
          <w:spacing w:val="-7"/>
          <w:sz w:val="24"/>
          <w:szCs w:val="24"/>
        </w:rPr>
        <w:t xml:space="preserve"> </w:t>
      </w:r>
      <w:r>
        <w:rPr>
          <w:sz w:val="24"/>
          <w:szCs w:val="24"/>
        </w:rPr>
        <w:t>intrusion</w:t>
      </w:r>
      <w:r>
        <w:rPr>
          <w:spacing w:val="-7"/>
          <w:sz w:val="24"/>
          <w:szCs w:val="24"/>
        </w:rPr>
        <w:t xml:space="preserve"> </w:t>
      </w:r>
      <w:r>
        <w:rPr>
          <w:sz w:val="24"/>
          <w:szCs w:val="24"/>
        </w:rPr>
        <w:t>detection samples of CAN. During the training of detection model, the logic and spatial characteristics of CAN are learned</w:t>
      </w:r>
      <w:r>
        <w:rPr>
          <w:spacing w:val="80"/>
          <w:sz w:val="24"/>
          <w:szCs w:val="24"/>
        </w:rPr>
        <w:t xml:space="preserve"> </w:t>
      </w:r>
      <w:r>
        <w:rPr>
          <w:sz w:val="24"/>
          <w:szCs w:val="24"/>
        </w:rPr>
        <w:t>at the same time.</w:t>
      </w:r>
    </w:p>
    <w:p w14:paraId="6914268F" w14:textId="77777777" w:rsidR="00F662A4" w:rsidRDefault="00F662A4" w:rsidP="00F662A4">
      <w:pPr>
        <w:pStyle w:val="a5"/>
        <w:spacing w:before="103" w:line="250" w:lineRule="auto"/>
        <w:ind w:firstLineChars="200" w:firstLine="480"/>
        <w:jc w:val="both"/>
        <w:rPr>
          <w:sz w:val="24"/>
          <w:szCs w:val="24"/>
        </w:rPr>
      </w:pPr>
      <w:r>
        <w:rPr>
          <w:sz w:val="24"/>
          <w:szCs w:val="24"/>
        </w:rPr>
        <w:t>The rest of this paper is organized as follows. Section II introduces</w:t>
      </w:r>
      <w:r>
        <w:rPr>
          <w:spacing w:val="-8"/>
          <w:sz w:val="24"/>
          <w:szCs w:val="24"/>
        </w:rPr>
        <w:t xml:space="preserve"> </w:t>
      </w:r>
      <w:r>
        <w:rPr>
          <w:sz w:val="24"/>
          <w:szCs w:val="24"/>
        </w:rPr>
        <w:t>the</w:t>
      </w:r>
      <w:r>
        <w:rPr>
          <w:spacing w:val="-8"/>
          <w:sz w:val="24"/>
          <w:szCs w:val="24"/>
        </w:rPr>
        <w:t xml:space="preserve"> </w:t>
      </w:r>
      <w:r>
        <w:rPr>
          <w:sz w:val="24"/>
          <w:szCs w:val="24"/>
        </w:rPr>
        <w:t>related</w:t>
      </w:r>
      <w:r>
        <w:rPr>
          <w:spacing w:val="-8"/>
          <w:sz w:val="24"/>
          <w:szCs w:val="24"/>
        </w:rPr>
        <w:t xml:space="preserve"> </w:t>
      </w:r>
      <w:r>
        <w:rPr>
          <w:sz w:val="24"/>
          <w:szCs w:val="24"/>
        </w:rPr>
        <w:t>work</w:t>
      </w:r>
      <w:r>
        <w:rPr>
          <w:spacing w:val="-8"/>
          <w:sz w:val="24"/>
          <w:szCs w:val="24"/>
        </w:rPr>
        <w:t xml:space="preserve"> </w:t>
      </w:r>
      <w:r>
        <w:rPr>
          <w:sz w:val="24"/>
          <w:szCs w:val="24"/>
        </w:rPr>
        <w:t>of</w:t>
      </w:r>
      <w:r>
        <w:rPr>
          <w:spacing w:val="-8"/>
          <w:sz w:val="24"/>
          <w:szCs w:val="24"/>
        </w:rPr>
        <w:t xml:space="preserve"> </w:t>
      </w:r>
      <w:r>
        <w:rPr>
          <w:sz w:val="24"/>
          <w:szCs w:val="24"/>
        </w:rPr>
        <w:t>our</w:t>
      </w:r>
      <w:r>
        <w:rPr>
          <w:spacing w:val="-8"/>
          <w:sz w:val="24"/>
          <w:szCs w:val="24"/>
        </w:rPr>
        <w:t xml:space="preserve"> </w:t>
      </w:r>
      <w:r>
        <w:rPr>
          <w:sz w:val="24"/>
          <w:szCs w:val="24"/>
        </w:rPr>
        <w:t>proposed</w:t>
      </w:r>
      <w:r>
        <w:rPr>
          <w:spacing w:val="-8"/>
          <w:sz w:val="24"/>
          <w:szCs w:val="24"/>
        </w:rPr>
        <w:t xml:space="preserve"> </w:t>
      </w:r>
      <w:r>
        <w:rPr>
          <w:sz w:val="24"/>
          <w:szCs w:val="24"/>
        </w:rPr>
        <w:t>model.</w:t>
      </w:r>
      <w:r>
        <w:rPr>
          <w:spacing w:val="-8"/>
          <w:sz w:val="24"/>
          <w:szCs w:val="24"/>
        </w:rPr>
        <w:t xml:space="preserve"> </w:t>
      </w:r>
      <w:r>
        <w:rPr>
          <w:sz w:val="24"/>
          <w:szCs w:val="24"/>
        </w:rPr>
        <w:t>Section</w:t>
      </w:r>
      <w:r>
        <w:rPr>
          <w:spacing w:val="-8"/>
          <w:sz w:val="24"/>
          <w:szCs w:val="24"/>
        </w:rPr>
        <w:t xml:space="preserve"> III </w:t>
      </w:r>
      <w:r>
        <w:rPr>
          <w:sz w:val="24"/>
          <w:szCs w:val="24"/>
        </w:rPr>
        <w:t>describes</w:t>
      </w:r>
      <w:r>
        <w:rPr>
          <w:spacing w:val="-1"/>
          <w:sz w:val="24"/>
          <w:szCs w:val="24"/>
        </w:rPr>
        <w:t xml:space="preserve"> </w:t>
      </w:r>
      <w:r>
        <w:rPr>
          <w:sz w:val="24"/>
          <w:szCs w:val="24"/>
        </w:rPr>
        <w:t>the</w:t>
      </w:r>
      <w:r>
        <w:rPr>
          <w:spacing w:val="-1"/>
          <w:sz w:val="24"/>
          <w:szCs w:val="24"/>
        </w:rPr>
        <w:t xml:space="preserve"> </w:t>
      </w:r>
      <w:r>
        <w:rPr>
          <w:sz w:val="24"/>
          <w:szCs w:val="24"/>
        </w:rPr>
        <w:t>encoding</w:t>
      </w:r>
      <w:r>
        <w:rPr>
          <w:spacing w:val="-1"/>
          <w:sz w:val="24"/>
          <w:szCs w:val="24"/>
        </w:rPr>
        <w:t xml:space="preserve"> </w:t>
      </w:r>
      <w:r>
        <w:rPr>
          <w:sz w:val="24"/>
          <w:szCs w:val="24"/>
        </w:rPr>
        <w:t>of</w:t>
      </w:r>
      <w:r>
        <w:rPr>
          <w:spacing w:val="-1"/>
          <w:sz w:val="24"/>
          <w:szCs w:val="24"/>
        </w:rPr>
        <w:t xml:space="preserve"> </w:t>
      </w:r>
      <w:r>
        <w:rPr>
          <w:sz w:val="24"/>
          <w:szCs w:val="24"/>
        </w:rPr>
        <w:t>neural</w:t>
      </w:r>
      <w:r>
        <w:rPr>
          <w:spacing w:val="-1"/>
          <w:sz w:val="24"/>
          <w:szCs w:val="24"/>
        </w:rPr>
        <w:t xml:space="preserve"> </w:t>
      </w:r>
      <w:r>
        <w:rPr>
          <w:sz w:val="24"/>
          <w:szCs w:val="24"/>
        </w:rPr>
        <w:t>network</w:t>
      </w:r>
      <w:r>
        <w:rPr>
          <w:spacing w:val="-1"/>
          <w:sz w:val="24"/>
          <w:szCs w:val="24"/>
        </w:rPr>
        <w:t xml:space="preserve"> </w:t>
      </w:r>
      <w:r>
        <w:rPr>
          <w:sz w:val="24"/>
          <w:szCs w:val="24"/>
        </w:rPr>
        <w:t>architectures,</w:t>
      </w:r>
      <w:r>
        <w:rPr>
          <w:spacing w:val="-1"/>
          <w:sz w:val="24"/>
          <w:szCs w:val="24"/>
        </w:rPr>
        <w:t xml:space="preserve"> </w:t>
      </w:r>
      <w:r>
        <w:rPr>
          <w:sz w:val="24"/>
          <w:szCs w:val="24"/>
        </w:rPr>
        <w:t xml:space="preserve">followed by the details of the proposed intrusion detection model and the method of converting to graph data from CAN in Section IV. Experimental settings and results are presented in Section V, respectively. Finally, Section VI concludes the paper and proposes some points can be improved of our model in the </w:t>
      </w:r>
      <w:r>
        <w:rPr>
          <w:spacing w:val="-2"/>
          <w:sz w:val="24"/>
          <w:szCs w:val="24"/>
        </w:rPr>
        <w:t>future.</w:t>
      </w:r>
    </w:p>
    <w:p w14:paraId="2949A61D" w14:textId="77777777" w:rsidR="00F662A4" w:rsidRDefault="00F662A4" w:rsidP="00F662A4">
      <w:pPr>
        <w:pStyle w:val="a5"/>
        <w:numPr>
          <w:ilvl w:val="0"/>
          <w:numId w:val="1"/>
        </w:numPr>
        <w:spacing w:line="249" w:lineRule="auto"/>
        <w:ind w:right="38"/>
        <w:jc w:val="center"/>
        <w:rPr>
          <w:sz w:val="28"/>
          <w:szCs w:val="28"/>
        </w:rPr>
      </w:pPr>
      <w:r>
        <w:rPr>
          <w:sz w:val="28"/>
          <w:szCs w:val="28"/>
        </w:rPr>
        <w:t>RELATED</w:t>
      </w:r>
      <w:r>
        <w:rPr>
          <w:spacing w:val="31"/>
          <w:sz w:val="28"/>
          <w:szCs w:val="28"/>
        </w:rPr>
        <w:t xml:space="preserve"> </w:t>
      </w:r>
      <w:r>
        <w:rPr>
          <w:spacing w:val="-4"/>
          <w:sz w:val="28"/>
          <w:szCs w:val="28"/>
        </w:rPr>
        <w:t>WORK</w:t>
      </w:r>
    </w:p>
    <w:p w14:paraId="09766F12" w14:textId="77777777" w:rsidR="00F662A4" w:rsidRDefault="00F662A4" w:rsidP="00F662A4">
      <w:pPr>
        <w:pStyle w:val="a7"/>
        <w:numPr>
          <w:ilvl w:val="0"/>
          <w:numId w:val="3"/>
        </w:numPr>
        <w:tabs>
          <w:tab w:val="left" w:pos="391"/>
        </w:tabs>
        <w:spacing w:before="86"/>
        <w:ind w:right="0"/>
        <w:rPr>
          <w:i/>
          <w:sz w:val="24"/>
          <w:szCs w:val="24"/>
        </w:rPr>
      </w:pPr>
      <w:r>
        <w:rPr>
          <w:i/>
          <w:sz w:val="24"/>
          <w:szCs w:val="24"/>
        </w:rPr>
        <w:t>Conventional</w:t>
      </w:r>
      <w:r>
        <w:rPr>
          <w:i/>
          <w:spacing w:val="10"/>
          <w:sz w:val="24"/>
          <w:szCs w:val="24"/>
        </w:rPr>
        <w:t xml:space="preserve"> </w:t>
      </w:r>
      <w:r>
        <w:rPr>
          <w:i/>
          <w:sz w:val="24"/>
          <w:szCs w:val="24"/>
        </w:rPr>
        <w:t>intrusion</w:t>
      </w:r>
      <w:r>
        <w:rPr>
          <w:i/>
          <w:spacing w:val="10"/>
          <w:sz w:val="24"/>
          <w:szCs w:val="24"/>
        </w:rPr>
        <w:t xml:space="preserve"> </w:t>
      </w:r>
      <w:r>
        <w:rPr>
          <w:i/>
          <w:sz w:val="24"/>
          <w:szCs w:val="24"/>
        </w:rPr>
        <w:t>detection</w:t>
      </w:r>
      <w:r>
        <w:rPr>
          <w:i/>
          <w:spacing w:val="10"/>
          <w:sz w:val="24"/>
          <w:szCs w:val="24"/>
        </w:rPr>
        <w:t xml:space="preserve"> </w:t>
      </w:r>
      <w:r>
        <w:rPr>
          <w:i/>
          <w:sz w:val="24"/>
          <w:szCs w:val="24"/>
        </w:rPr>
        <w:t>of</w:t>
      </w:r>
      <w:r>
        <w:rPr>
          <w:i/>
          <w:spacing w:val="11"/>
          <w:sz w:val="24"/>
          <w:szCs w:val="24"/>
        </w:rPr>
        <w:t xml:space="preserve"> </w:t>
      </w:r>
      <w:r>
        <w:rPr>
          <w:i/>
          <w:spacing w:val="-5"/>
          <w:sz w:val="24"/>
          <w:szCs w:val="24"/>
        </w:rPr>
        <w:t>CAN</w:t>
      </w:r>
    </w:p>
    <w:p w14:paraId="1F8FB26C" w14:textId="77777777" w:rsidR="00F662A4" w:rsidRDefault="00F662A4" w:rsidP="00F662A4">
      <w:pPr>
        <w:pStyle w:val="a5"/>
        <w:spacing w:before="80" w:line="250" w:lineRule="auto"/>
        <w:ind w:firstLineChars="200" w:firstLine="480"/>
        <w:jc w:val="both"/>
        <w:rPr>
          <w:sz w:val="24"/>
          <w:szCs w:val="24"/>
        </w:rPr>
      </w:pPr>
      <w:r w:rsidRPr="00F85663">
        <w:rPr>
          <w:sz w:val="24"/>
          <w:szCs w:val="24"/>
        </w:rPr>
        <w:t xml:space="preserve">A message authentication code, also known as a MAC, is a cryptographic checksum on data that employs a session key to identify unintentional and intentional data modifications. </w:t>
      </w:r>
      <w:r w:rsidRPr="001E3AEE">
        <w:rPr>
          <w:sz w:val="24"/>
          <w:szCs w:val="24"/>
        </w:rPr>
        <w:t>However, the CAN frame is often incapable of supporting MAC [44] and other communication security techniques</w:t>
      </w:r>
      <w:r>
        <w:rPr>
          <w:sz w:val="24"/>
          <w:szCs w:val="24"/>
        </w:rPr>
        <w:t>.</w:t>
      </w:r>
      <w:r>
        <w:rPr>
          <w:spacing w:val="-7"/>
          <w:sz w:val="24"/>
          <w:szCs w:val="24"/>
        </w:rPr>
        <w:t xml:space="preserve"> </w:t>
      </w:r>
      <w:r>
        <w:rPr>
          <w:sz w:val="24"/>
          <w:szCs w:val="24"/>
        </w:rPr>
        <w:t>Some</w:t>
      </w:r>
      <w:r>
        <w:rPr>
          <w:spacing w:val="-8"/>
          <w:sz w:val="24"/>
          <w:szCs w:val="24"/>
        </w:rPr>
        <w:t xml:space="preserve"> </w:t>
      </w:r>
      <w:r>
        <w:rPr>
          <w:sz w:val="24"/>
          <w:szCs w:val="24"/>
        </w:rPr>
        <w:t>researchers</w:t>
      </w:r>
      <w:r>
        <w:rPr>
          <w:spacing w:val="-7"/>
          <w:sz w:val="24"/>
          <w:szCs w:val="24"/>
        </w:rPr>
        <w:t xml:space="preserve"> [45, 46] </w:t>
      </w:r>
      <w:r>
        <w:rPr>
          <w:sz w:val="24"/>
          <w:szCs w:val="24"/>
        </w:rPr>
        <w:t>have</w:t>
      </w:r>
      <w:r>
        <w:rPr>
          <w:spacing w:val="-8"/>
          <w:sz w:val="24"/>
          <w:szCs w:val="24"/>
        </w:rPr>
        <w:t xml:space="preserve"> </w:t>
      </w:r>
      <w:r>
        <w:rPr>
          <w:sz w:val="24"/>
          <w:szCs w:val="24"/>
        </w:rPr>
        <w:t>attempted</w:t>
      </w:r>
      <w:r>
        <w:rPr>
          <w:spacing w:val="-7"/>
          <w:sz w:val="24"/>
          <w:szCs w:val="24"/>
        </w:rPr>
        <w:t xml:space="preserve"> </w:t>
      </w:r>
      <w:r>
        <w:rPr>
          <w:sz w:val="24"/>
          <w:szCs w:val="24"/>
        </w:rPr>
        <w:t>to</w:t>
      </w:r>
      <w:r>
        <w:rPr>
          <w:spacing w:val="-8"/>
          <w:sz w:val="24"/>
          <w:szCs w:val="24"/>
        </w:rPr>
        <w:t xml:space="preserve"> </w:t>
      </w:r>
      <w:r>
        <w:rPr>
          <w:sz w:val="24"/>
          <w:szCs w:val="24"/>
        </w:rPr>
        <w:t xml:space="preserve">either create new protocols or spread MAC across multiple transmissions. </w:t>
      </w:r>
      <w:r w:rsidRPr="00223D72">
        <w:rPr>
          <w:sz w:val="24"/>
          <w:szCs w:val="24"/>
        </w:rPr>
        <w:t>Tashiro et al. establish a method for detecting tampering with individual frames and entire sections [45].</w:t>
      </w:r>
      <w:r>
        <w:rPr>
          <w:sz w:val="24"/>
          <w:szCs w:val="24"/>
        </w:rPr>
        <w:t xml:space="preserve"> </w:t>
      </w:r>
      <w:r w:rsidRPr="00223D72">
        <w:rPr>
          <w:sz w:val="24"/>
          <w:szCs w:val="24"/>
        </w:rPr>
        <w:t xml:space="preserve">They developed a system that sends a partial MAC in each frame </w:t>
      </w:r>
      <w:r w:rsidRPr="00223D72">
        <w:rPr>
          <w:sz w:val="24"/>
          <w:szCs w:val="24"/>
        </w:rPr>
        <w:lastRenderedPageBreak/>
        <w:t>to mitigate against replay, masquerade, and injection attacks.</w:t>
      </w:r>
      <w:r>
        <w:rPr>
          <w:sz w:val="24"/>
          <w:szCs w:val="24"/>
        </w:rPr>
        <w:t xml:space="preserve"> </w:t>
      </w:r>
      <w:proofErr w:type="spellStart"/>
      <w:r w:rsidRPr="00186D5E">
        <w:rPr>
          <w:sz w:val="24"/>
          <w:szCs w:val="24"/>
        </w:rPr>
        <w:t>Nowdehi</w:t>
      </w:r>
      <w:proofErr w:type="spellEnd"/>
      <w:r w:rsidRPr="00186D5E">
        <w:rPr>
          <w:sz w:val="24"/>
          <w:szCs w:val="24"/>
        </w:rPr>
        <w:t xml:space="preserve"> et al. [46] investigate several of these modified protocols based on five industry-specific criteria for prospective CAN message authentication solutions. They discovered that no solution matched all the criteria. </w:t>
      </w:r>
      <w:proofErr w:type="spellStart"/>
      <w:r w:rsidRPr="00186D5E">
        <w:rPr>
          <w:sz w:val="24"/>
          <w:szCs w:val="24"/>
        </w:rPr>
        <w:t>VatiCAN</w:t>
      </w:r>
      <w:proofErr w:type="spellEnd"/>
      <w:r w:rsidRPr="00186D5E">
        <w:rPr>
          <w:sz w:val="24"/>
          <w:szCs w:val="24"/>
        </w:rPr>
        <w:t xml:space="preserve"> employs maintenance support, "adequate implementation details," and no unnecessary overhead, whereas </w:t>
      </w:r>
      <w:proofErr w:type="spellStart"/>
      <w:r w:rsidRPr="00186D5E">
        <w:rPr>
          <w:sz w:val="24"/>
          <w:szCs w:val="24"/>
        </w:rPr>
        <w:t>WooAuth</w:t>
      </w:r>
      <w:proofErr w:type="spellEnd"/>
      <w:r w:rsidRPr="00186D5E">
        <w:rPr>
          <w:sz w:val="24"/>
          <w:szCs w:val="24"/>
        </w:rPr>
        <w:t xml:space="preserve"> modifies the expanded CAN protocol to allow for more authentication codes. Finally, the authors [46] hypothesize that the CAN bus may be "fundamentally unsuitable for secure communication".</w:t>
      </w:r>
    </w:p>
    <w:p w14:paraId="39753760" w14:textId="77777777" w:rsidR="005002DA" w:rsidRDefault="005002DA" w:rsidP="005002DA">
      <w:pPr>
        <w:pStyle w:val="a7"/>
        <w:numPr>
          <w:ilvl w:val="0"/>
          <w:numId w:val="3"/>
        </w:numPr>
        <w:tabs>
          <w:tab w:val="left" w:pos="391"/>
        </w:tabs>
        <w:ind w:right="0"/>
        <w:rPr>
          <w:i/>
          <w:sz w:val="24"/>
          <w:szCs w:val="24"/>
        </w:rPr>
      </w:pPr>
      <w:r>
        <w:rPr>
          <w:i/>
          <w:sz w:val="24"/>
          <w:szCs w:val="24"/>
        </w:rPr>
        <w:t>Deep</w:t>
      </w:r>
      <w:r>
        <w:rPr>
          <w:i/>
          <w:spacing w:val="13"/>
          <w:sz w:val="24"/>
          <w:szCs w:val="24"/>
        </w:rPr>
        <w:t xml:space="preserve"> </w:t>
      </w:r>
      <w:r>
        <w:rPr>
          <w:i/>
          <w:sz w:val="24"/>
          <w:szCs w:val="24"/>
        </w:rPr>
        <w:t>learning</w:t>
      </w:r>
      <w:r>
        <w:rPr>
          <w:i/>
          <w:spacing w:val="14"/>
          <w:sz w:val="24"/>
          <w:szCs w:val="24"/>
        </w:rPr>
        <w:t xml:space="preserve"> </w:t>
      </w:r>
      <w:r>
        <w:rPr>
          <w:i/>
          <w:sz w:val="24"/>
          <w:szCs w:val="24"/>
        </w:rPr>
        <w:t>intrusion</w:t>
      </w:r>
      <w:r>
        <w:rPr>
          <w:i/>
          <w:spacing w:val="13"/>
          <w:sz w:val="24"/>
          <w:szCs w:val="24"/>
        </w:rPr>
        <w:t xml:space="preserve"> </w:t>
      </w:r>
      <w:r>
        <w:rPr>
          <w:i/>
          <w:sz w:val="24"/>
          <w:szCs w:val="24"/>
        </w:rPr>
        <w:t>detection</w:t>
      </w:r>
      <w:r>
        <w:rPr>
          <w:i/>
          <w:spacing w:val="14"/>
          <w:sz w:val="24"/>
          <w:szCs w:val="24"/>
        </w:rPr>
        <w:t xml:space="preserve"> </w:t>
      </w:r>
      <w:r>
        <w:rPr>
          <w:i/>
          <w:sz w:val="24"/>
          <w:szCs w:val="24"/>
        </w:rPr>
        <w:t>of</w:t>
      </w:r>
      <w:r>
        <w:rPr>
          <w:i/>
          <w:spacing w:val="13"/>
          <w:sz w:val="24"/>
          <w:szCs w:val="24"/>
        </w:rPr>
        <w:t xml:space="preserve"> </w:t>
      </w:r>
      <w:r>
        <w:rPr>
          <w:i/>
          <w:spacing w:val="-5"/>
          <w:sz w:val="24"/>
          <w:szCs w:val="24"/>
        </w:rPr>
        <w:t>CAN</w:t>
      </w:r>
    </w:p>
    <w:p w14:paraId="60DA20DC" w14:textId="77777777" w:rsidR="005002DA" w:rsidRDefault="005002DA" w:rsidP="005002DA">
      <w:pPr>
        <w:pStyle w:val="a5"/>
        <w:spacing w:before="80" w:line="250" w:lineRule="auto"/>
        <w:ind w:firstLineChars="200" w:firstLine="480"/>
        <w:jc w:val="both"/>
        <w:rPr>
          <w:sz w:val="24"/>
          <w:szCs w:val="24"/>
        </w:rPr>
      </w:pPr>
      <w:r>
        <w:rPr>
          <w:sz w:val="24"/>
          <w:szCs w:val="24"/>
        </w:rPr>
        <w:t>Intrusion detection strategy (IDS) can combine machine learning to train itself to identify abnormal behavior, which can</w:t>
      </w:r>
      <w:r>
        <w:rPr>
          <w:spacing w:val="37"/>
          <w:sz w:val="24"/>
          <w:szCs w:val="24"/>
        </w:rPr>
        <w:t xml:space="preserve"> </w:t>
      </w:r>
      <w:r>
        <w:rPr>
          <w:sz w:val="24"/>
          <w:szCs w:val="24"/>
        </w:rPr>
        <w:t>be</w:t>
      </w:r>
      <w:r>
        <w:rPr>
          <w:spacing w:val="37"/>
          <w:sz w:val="24"/>
          <w:szCs w:val="24"/>
        </w:rPr>
        <w:t xml:space="preserve"> </w:t>
      </w:r>
      <w:r>
        <w:rPr>
          <w:sz w:val="24"/>
          <w:szCs w:val="24"/>
        </w:rPr>
        <w:t>used</w:t>
      </w:r>
      <w:r>
        <w:rPr>
          <w:spacing w:val="37"/>
          <w:sz w:val="24"/>
          <w:szCs w:val="24"/>
        </w:rPr>
        <w:t xml:space="preserve"> </w:t>
      </w:r>
      <w:r>
        <w:rPr>
          <w:sz w:val="24"/>
          <w:szCs w:val="24"/>
        </w:rPr>
        <w:t>as</w:t>
      </w:r>
      <w:r>
        <w:rPr>
          <w:spacing w:val="37"/>
          <w:sz w:val="24"/>
          <w:szCs w:val="24"/>
        </w:rPr>
        <w:t xml:space="preserve"> </w:t>
      </w:r>
      <w:r>
        <w:rPr>
          <w:sz w:val="24"/>
          <w:szCs w:val="24"/>
        </w:rPr>
        <w:t>an</w:t>
      </w:r>
      <w:r>
        <w:rPr>
          <w:spacing w:val="37"/>
          <w:sz w:val="24"/>
          <w:szCs w:val="24"/>
        </w:rPr>
        <w:t xml:space="preserve"> </w:t>
      </w:r>
      <w:r>
        <w:rPr>
          <w:sz w:val="24"/>
          <w:szCs w:val="24"/>
        </w:rPr>
        <w:t>alternative</w:t>
      </w:r>
      <w:r>
        <w:rPr>
          <w:spacing w:val="37"/>
          <w:sz w:val="24"/>
          <w:szCs w:val="24"/>
        </w:rPr>
        <w:t xml:space="preserve"> </w:t>
      </w:r>
      <w:r>
        <w:rPr>
          <w:sz w:val="24"/>
          <w:szCs w:val="24"/>
        </w:rPr>
        <w:t>or</w:t>
      </w:r>
      <w:r>
        <w:rPr>
          <w:spacing w:val="37"/>
          <w:sz w:val="24"/>
          <w:szCs w:val="24"/>
        </w:rPr>
        <w:t xml:space="preserve"> </w:t>
      </w:r>
      <w:r>
        <w:rPr>
          <w:sz w:val="24"/>
          <w:szCs w:val="24"/>
        </w:rPr>
        <w:t>supplement</w:t>
      </w:r>
      <w:r>
        <w:rPr>
          <w:spacing w:val="37"/>
          <w:sz w:val="24"/>
          <w:szCs w:val="24"/>
        </w:rPr>
        <w:t xml:space="preserve"> </w:t>
      </w:r>
      <w:r>
        <w:rPr>
          <w:sz w:val="24"/>
          <w:szCs w:val="24"/>
        </w:rPr>
        <w:t>to</w:t>
      </w:r>
      <w:r>
        <w:rPr>
          <w:spacing w:val="37"/>
          <w:sz w:val="24"/>
          <w:szCs w:val="24"/>
        </w:rPr>
        <w:t xml:space="preserve"> </w:t>
      </w:r>
      <w:r>
        <w:rPr>
          <w:sz w:val="24"/>
          <w:szCs w:val="24"/>
        </w:rPr>
        <w:t>MAC.</w:t>
      </w:r>
      <w:r>
        <w:rPr>
          <w:spacing w:val="37"/>
          <w:sz w:val="24"/>
          <w:szCs w:val="24"/>
        </w:rPr>
        <w:t xml:space="preserve"> </w:t>
      </w:r>
      <w:r w:rsidRPr="001D6901">
        <w:rPr>
          <w:sz w:val="24"/>
          <w:szCs w:val="24"/>
        </w:rPr>
        <w:t>Spoofing, injection, bus shutdown, and denial of service attacks may all be prevented by intrusion detection systems.</w:t>
      </w:r>
      <w:r>
        <w:rPr>
          <w:sz w:val="24"/>
          <w:szCs w:val="24"/>
        </w:rPr>
        <w:t xml:space="preserve"> </w:t>
      </w:r>
      <w:r w:rsidRPr="002D14DA">
        <w:rPr>
          <w:sz w:val="24"/>
          <w:szCs w:val="24"/>
        </w:rPr>
        <w:t>Choi et al. introduced voltage IDS in [47], which uses ECU signal inconsistencies: first performs training and testing, detects the signal characteristics, and then uses the training data to check if the ECU has been compromised.</w:t>
      </w:r>
      <w:r>
        <w:rPr>
          <w:sz w:val="24"/>
          <w:szCs w:val="24"/>
        </w:rPr>
        <w:t xml:space="preserve"> </w:t>
      </w:r>
      <w:r w:rsidRPr="00FA6E86">
        <w:rPr>
          <w:sz w:val="24"/>
          <w:szCs w:val="24"/>
        </w:rPr>
        <w:t>Using multi-class classifiers, one of which corresponds to an ECU, Voltage IDS may identify camouflage attacks. It estimates the most likely sender and compares it to the message's actual CAN ID. A camouflaged attack is identified if they differ. Song et al. [48] solve this problem by changing the ID portion of the CAN frame to binary.</w:t>
      </w:r>
      <w:r>
        <w:rPr>
          <w:sz w:val="24"/>
          <w:szCs w:val="24"/>
        </w:rPr>
        <w:t xml:space="preserve"> </w:t>
      </w:r>
      <w:r w:rsidRPr="00DB0C9B">
        <w:rPr>
          <w:sz w:val="24"/>
          <w:szCs w:val="24"/>
        </w:rPr>
        <w:t xml:space="preserve">For intrusion detection, the updated </w:t>
      </w:r>
      <w:proofErr w:type="spellStart"/>
      <w:r w:rsidRPr="00DB0C9B">
        <w:rPr>
          <w:sz w:val="24"/>
          <w:szCs w:val="24"/>
        </w:rPr>
        <w:t>ResNet</w:t>
      </w:r>
      <w:proofErr w:type="spellEnd"/>
      <w:r w:rsidRPr="00DB0C9B">
        <w:rPr>
          <w:sz w:val="24"/>
          <w:szCs w:val="24"/>
        </w:rPr>
        <w:t xml:space="preserve"> model was used to extract the features of the binary text and learn the characteristics of the intrusion message and the regular message. Their experimental findings suggest that their approach outperforms the classic machine learning technique in terms of false-positive rate.</w:t>
      </w:r>
      <w:r>
        <w:rPr>
          <w:sz w:val="24"/>
          <w:szCs w:val="24"/>
        </w:rPr>
        <w:t xml:space="preserve"> </w:t>
      </w:r>
      <w:r w:rsidRPr="00EC4BC4">
        <w:rPr>
          <w:sz w:val="24"/>
          <w:szCs w:val="24"/>
        </w:rPr>
        <w:t>Taylor et al. proposed employing deep learning algorithms for intrusion detection in [49] since they are created directly from the network's bit stream. These functions are simple to implement and have a high execution efficiency. While training the characteristics offline, this approach examines the exchange packets in the vehicle network. It responds to the attack in their experiment with a considerably high detection rate.</w:t>
      </w:r>
    </w:p>
    <w:p w14:paraId="4CC566CB" w14:textId="77777777" w:rsidR="005002DA" w:rsidRDefault="005002DA" w:rsidP="005002DA">
      <w:pPr>
        <w:pStyle w:val="a7"/>
        <w:numPr>
          <w:ilvl w:val="0"/>
          <w:numId w:val="3"/>
        </w:numPr>
        <w:tabs>
          <w:tab w:val="left" w:pos="402"/>
        </w:tabs>
        <w:ind w:right="0"/>
        <w:rPr>
          <w:i/>
          <w:sz w:val="24"/>
          <w:szCs w:val="24"/>
        </w:rPr>
      </w:pPr>
      <w:r>
        <w:rPr>
          <w:i/>
          <w:sz w:val="24"/>
          <w:szCs w:val="24"/>
        </w:rPr>
        <w:t>Neural</w:t>
      </w:r>
      <w:r>
        <w:rPr>
          <w:i/>
          <w:spacing w:val="5"/>
          <w:sz w:val="24"/>
          <w:szCs w:val="24"/>
        </w:rPr>
        <w:t xml:space="preserve"> </w:t>
      </w:r>
      <w:r>
        <w:rPr>
          <w:i/>
          <w:sz w:val="24"/>
          <w:szCs w:val="24"/>
        </w:rPr>
        <w:t>architecture</w:t>
      </w:r>
      <w:r>
        <w:rPr>
          <w:i/>
          <w:spacing w:val="5"/>
          <w:sz w:val="24"/>
          <w:szCs w:val="24"/>
        </w:rPr>
        <w:t xml:space="preserve"> </w:t>
      </w:r>
      <w:r>
        <w:rPr>
          <w:i/>
          <w:sz w:val="24"/>
          <w:szCs w:val="24"/>
        </w:rPr>
        <w:t>search</w:t>
      </w:r>
      <w:r>
        <w:rPr>
          <w:i/>
          <w:spacing w:val="5"/>
          <w:sz w:val="24"/>
          <w:szCs w:val="24"/>
        </w:rPr>
        <w:t xml:space="preserve"> </w:t>
      </w:r>
      <w:r>
        <w:rPr>
          <w:i/>
          <w:sz w:val="24"/>
          <w:szCs w:val="24"/>
        </w:rPr>
        <w:t>by</w:t>
      </w:r>
      <w:r>
        <w:rPr>
          <w:i/>
          <w:spacing w:val="5"/>
          <w:sz w:val="24"/>
          <w:szCs w:val="24"/>
        </w:rPr>
        <w:t xml:space="preserve"> </w:t>
      </w:r>
      <w:r>
        <w:rPr>
          <w:i/>
          <w:spacing w:val="-5"/>
          <w:sz w:val="24"/>
          <w:szCs w:val="24"/>
        </w:rPr>
        <w:t>EA</w:t>
      </w:r>
    </w:p>
    <w:p w14:paraId="4C05450C" w14:textId="4DDB9A56" w:rsidR="005002DA" w:rsidRDefault="005002DA" w:rsidP="005002DA">
      <w:pPr>
        <w:pStyle w:val="a5"/>
        <w:spacing w:before="98" w:line="250" w:lineRule="auto"/>
        <w:ind w:left="119" w:right="40" w:firstLineChars="200" w:firstLine="480"/>
        <w:jc w:val="both"/>
        <w:rPr>
          <w:sz w:val="24"/>
          <w:szCs w:val="24"/>
        </w:rPr>
      </w:pPr>
      <w:r>
        <w:rPr>
          <w:sz w:val="24"/>
          <w:szCs w:val="24"/>
        </w:rPr>
        <w:t>Neural architecture search (NAS) aims to automatically design</w:t>
      </w:r>
      <w:r>
        <w:rPr>
          <w:spacing w:val="-3"/>
          <w:sz w:val="24"/>
          <w:szCs w:val="24"/>
        </w:rPr>
        <w:t xml:space="preserve"> </w:t>
      </w:r>
      <w:r>
        <w:rPr>
          <w:sz w:val="24"/>
          <w:szCs w:val="24"/>
        </w:rPr>
        <w:t>network</w:t>
      </w:r>
      <w:r>
        <w:rPr>
          <w:spacing w:val="-3"/>
          <w:sz w:val="24"/>
          <w:szCs w:val="24"/>
        </w:rPr>
        <w:t xml:space="preserve"> </w:t>
      </w:r>
      <w:r>
        <w:rPr>
          <w:sz w:val="24"/>
          <w:szCs w:val="24"/>
        </w:rPr>
        <w:t>architecture,</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essentially</w:t>
      </w:r>
      <w:r>
        <w:rPr>
          <w:spacing w:val="-3"/>
          <w:sz w:val="24"/>
          <w:szCs w:val="24"/>
        </w:rPr>
        <w:t xml:space="preserve"> </w:t>
      </w:r>
      <w:r>
        <w:rPr>
          <w:sz w:val="24"/>
          <w:szCs w:val="24"/>
        </w:rPr>
        <w:t>an</w:t>
      </w:r>
      <w:r>
        <w:rPr>
          <w:spacing w:val="-3"/>
          <w:sz w:val="24"/>
          <w:szCs w:val="24"/>
        </w:rPr>
        <w:t xml:space="preserve"> </w:t>
      </w:r>
      <w:r>
        <w:rPr>
          <w:sz w:val="24"/>
          <w:szCs w:val="24"/>
        </w:rPr>
        <w:t>optimization problem of finding an architecture with the best performance in</w:t>
      </w:r>
      <w:r>
        <w:rPr>
          <w:spacing w:val="7"/>
          <w:sz w:val="24"/>
          <w:szCs w:val="24"/>
        </w:rPr>
        <w:t xml:space="preserve"> </w:t>
      </w:r>
      <w:r>
        <w:rPr>
          <w:sz w:val="24"/>
          <w:szCs w:val="24"/>
        </w:rPr>
        <w:t>specific</w:t>
      </w:r>
      <w:r>
        <w:rPr>
          <w:spacing w:val="7"/>
          <w:sz w:val="24"/>
          <w:szCs w:val="24"/>
        </w:rPr>
        <w:t xml:space="preserve"> </w:t>
      </w:r>
      <w:r>
        <w:rPr>
          <w:sz w:val="24"/>
          <w:szCs w:val="24"/>
        </w:rPr>
        <w:t>search</w:t>
      </w:r>
      <w:r>
        <w:rPr>
          <w:spacing w:val="7"/>
          <w:sz w:val="24"/>
          <w:szCs w:val="24"/>
        </w:rPr>
        <w:t xml:space="preserve"> </w:t>
      </w:r>
      <w:r>
        <w:rPr>
          <w:sz w:val="24"/>
          <w:szCs w:val="24"/>
        </w:rPr>
        <w:t>space</w:t>
      </w:r>
      <w:r>
        <w:rPr>
          <w:spacing w:val="7"/>
          <w:sz w:val="24"/>
          <w:szCs w:val="24"/>
        </w:rPr>
        <w:t xml:space="preserve"> </w:t>
      </w:r>
      <w:r>
        <w:rPr>
          <w:sz w:val="24"/>
          <w:szCs w:val="24"/>
        </w:rPr>
        <w:t>with</w:t>
      </w:r>
      <w:r>
        <w:rPr>
          <w:spacing w:val="7"/>
          <w:sz w:val="24"/>
          <w:szCs w:val="24"/>
        </w:rPr>
        <w:t xml:space="preserve"> </w:t>
      </w:r>
      <w:r>
        <w:rPr>
          <w:sz w:val="24"/>
          <w:szCs w:val="24"/>
        </w:rPr>
        <w:t>constrained</w:t>
      </w:r>
      <w:r>
        <w:rPr>
          <w:spacing w:val="7"/>
          <w:sz w:val="24"/>
          <w:szCs w:val="24"/>
        </w:rPr>
        <w:t xml:space="preserve"> </w:t>
      </w:r>
      <w:r>
        <w:rPr>
          <w:sz w:val="24"/>
          <w:szCs w:val="24"/>
        </w:rPr>
        <w:t>resources</w:t>
      </w:r>
      <w:r>
        <w:rPr>
          <w:spacing w:val="7"/>
          <w:sz w:val="24"/>
          <w:szCs w:val="24"/>
        </w:rPr>
        <w:t xml:space="preserve"> </w:t>
      </w:r>
      <w:r>
        <w:rPr>
          <w:sz w:val="24"/>
          <w:szCs w:val="24"/>
        </w:rPr>
        <w:t>[50],</w:t>
      </w:r>
      <w:r>
        <w:rPr>
          <w:spacing w:val="8"/>
          <w:sz w:val="24"/>
          <w:szCs w:val="24"/>
        </w:rPr>
        <w:t xml:space="preserve"> </w:t>
      </w:r>
      <w:r>
        <w:rPr>
          <w:spacing w:val="-2"/>
          <w:sz w:val="24"/>
          <w:szCs w:val="24"/>
        </w:rPr>
        <w:t xml:space="preserve">[51]. </w:t>
      </w:r>
      <w:r>
        <w:rPr>
          <w:sz w:val="24"/>
          <w:szCs w:val="24"/>
        </w:rPr>
        <w:t>Sun et al. [52] used EA with variable coding length to automatically</w:t>
      </w:r>
      <w:r>
        <w:rPr>
          <w:spacing w:val="18"/>
          <w:sz w:val="24"/>
          <w:szCs w:val="24"/>
        </w:rPr>
        <w:t xml:space="preserve"> </w:t>
      </w:r>
      <w:r>
        <w:rPr>
          <w:sz w:val="24"/>
          <w:szCs w:val="24"/>
        </w:rPr>
        <w:t>evolve</w:t>
      </w:r>
      <w:r>
        <w:rPr>
          <w:spacing w:val="18"/>
          <w:sz w:val="24"/>
          <w:szCs w:val="24"/>
        </w:rPr>
        <w:t xml:space="preserve"> </w:t>
      </w:r>
      <w:r>
        <w:rPr>
          <w:sz w:val="24"/>
          <w:szCs w:val="24"/>
        </w:rPr>
        <w:t>the</w:t>
      </w:r>
      <w:r>
        <w:rPr>
          <w:spacing w:val="18"/>
          <w:sz w:val="24"/>
          <w:szCs w:val="24"/>
        </w:rPr>
        <w:t xml:space="preserve"> </w:t>
      </w:r>
      <w:r>
        <w:rPr>
          <w:sz w:val="24"/>
          <w:szCs w:val="24"/>
        </w:rPr>
        <w:t>architecture</w:t>
      </w:r>
      <w:r>
        <w:rPr>
          <w:spacing w:val="18"/>
          <w:sz w:val="24"/>
          <w:szCs w:val="24"/>
        </w:rPr>
        <w:t xml:space="preserve"> </w:t>
      </w:r>
      <w:r>
        <w:rPr>
          <w:sz w:val="24"/>
          <w:szCs w:val="24"/>
        </w:rPr>
        <w:t>of</w:t>
      </w:r>
      <w:r>
        <w:rPr>
          <w:spacing w:val="18"/>
          <w:sz w:val="24"/>
          <w:szCs w:val="24"/>
        </w:rPr>
        <w:t xml:space="preserve"> </w:t>
      </w:r>
      <w:r>
        <w:rPr>
          <w:sz w:val="24"/>
          <w:szCs w:val="24"/>
        </w:rPr>
        <w:t>CNN.</w:t>
      </w:r>
      <w:r>
        <w:rPr>
          <w:spacing w:val="18"/>
          <w:sz w:val="24"/>
          <w:szCs w:val="24"/>
        </w:rPr>
        <w:t xml:space="preserve"> </w:t>
      </w:r>
      <w:r>
        <w:rPr>
          <w:sz w:val="24"/>
          <w:szCs w:val="24"/>
        </w:rPr>
        <w:t>William</w:t>
      </w:r>
      <w:r>
        <w:rPr>
          <w:spacing w:val="18"/>
          <w:sz w:val="24"/>
          <w:szCs w:val="24"/>
        </w:rPr>
        <w:t xml:space="preserve"> </w:t>
      </w:r>
      <w:r>
        <w:rPr>
          <w:sz w:val="24"/>
          <w:szCs w:val="24"/>
        </w:rPr>
        <w:t>et</w:t>
      </w:r>
      <w:r>
        <w:rPr>
          <w:spacing w:val="18"/>
          <w:sz w:val="24"/>
          <w:szCs w:val="24"/>
        </w:rPr>
        <w:t xml:space="preserve"> </w:t>
      </w:r>
      <w:r>
        <w:rPr>
          <w:spacing w:val="-5"/>
          <w:sz w:val="24"/>
          <w:szCs w:val="24"/>
        </w:rPr>
        <w:t>al.</w:t>
      </w:r>
      <w:r>
        <w:rPr>
          <w:rFonts w:hint="eastAsia"/>
          <w:sz w:val="24"/>
          <w:szCs w:val="24"/>
          <w:lang w:eastAsia="zh-CN"/>
        </w:rPr>
        <w:t xml:space="preserve"> </w:t>
      </w:r>
      <w:r>
        <w:rPr>
          <w:sz w:val="24"/>
          <w:szCs w:val="24"/>
        </w:rPr>
        <w:t>[53]</w:t>
      </w:r>
      <w:r>
        <w:rPr>
          <w:spacing w:val="-5"/>
          <w:sz w:val="24"/>
          <w:szCs w:val="24"/>
        </w:rPr>
        <w:t xml:space="preserve"> </w:t>
      </w:r>
      <w:r>
        <w:rPr>
          <w:sz w:val="24"/>
          <w:szCs w:val="24"/>
        </w:rPr>
        <w:t>introduced</w:t>
      </w:r>
      <w:r>
        <w:rPr>
          <w:spacing w:val="-5"/>
          <w:sz w:val="24"/>
          <w:szCs w:val="24"/>
        </w:rPr>
        <w:t xml:space="preserve"> </w:t>
      </w:r>
      <w:r>
        <w:rPr>
          <w:sz w:val="24"/>
          <w:szCs w:val="24"/>
        </w:rPr>
        <w:t>an</w:t>
      </w:r>
      <w:r>
        <w:rPr>
          <w:spacing w:val="-5"/>
          <w:sz w:val="24"/>
          <w:szCs w:val="24"/>
        </w:rPr>
        <w:t xml:space="preserve"> </w:t>
      </w:r>
      <w:r>
        <w:rPr>
          <w:sz w:val="24"/>
          <w:szCs w:val="24"/>
        </w:rPr>
        <w:t>evolutionary</w:t>
      </w:r>
      <w:r>
        <w:rPr>
          <w:spacing w:val="-5"/>
          <w:sz w:val="24"/>
          <w:szCs w:val="24"/>
        </w:rPr>
        <w:t xml:space="preserve"> </w:t>
      </w:r>
      <w:r>
        <w:rPr>
          <w:sz w:val="24"/>
          <w:szCs w:val="24"/>
        </w:rPr>
        <w:t>NAS</w:t>
      </w:r>
      <w:r>
        <w:rPr>
          <w:spacing w:val="-5"/>
          <w:sz w:val="24"/>
          <w:szCs w:val="24"/>
        </w:rPr>
        <w:t xml:space="preserve"> </w:t>
      </w:r>
      <w:r>
        <w:rPr>
          <w:sz w:val="24"/>
          <w:szCs w:val="24"/>
        </w:rPr>
        <w:t>coding</w:t>
      </w:r>
      <w:r>
        <w:rPr>
          <w:spacing w:val="-5"/>
          <w:sz w:val="24"/>
          <w:szCs w:val="24"/>
        </w:rPr>
        <w:t xml:space="preserve"> </w:t>
      </w:r>
      <w:r>
        <w:rPr>
          <w:sz w:val="24"/>
          <w:szCs w:val="24"/>
        </w:rPr>
        <w:t>strategy</w:t>
      </w:r>
      <w:r>
        <w:rPr>
          <w:spacing w:val="-5"/>
          <w:sz w:val="24"/>
          <w:szCs w:val="24"/>
        </w:rPr>
        <w:t xml:space="preserve"> </w:t>
      </w:r>
      <w:r>
        <w:rPr>
          <w:sz w:val="24"/>
          <w:szCs w:val="24"/>
        </w:rPr>
        <w:t>based</w:t>
      </w:r>
      <w:r>
        <w:rPr>
          <w:spacing w:val="-5"/>
          <w:sz w:val="24"/>
          <w:szCs w:val="24"/>
        </w:rPr>
        <w:t xml:space="preserve"> </w:t>
      </w:r>
      <w:r>
        <w:rPr>
          <w:sz w:val="24"/>
          <w:szCs w:val="24"/>
        </w:rPr>
        <w:t>on directed acyclic graphs (DAG), which has better performance than the randomly generated CNN architecture.</w:t>
      </w:r>
      <w:r w:rsidR="007166EA" w:rsidRPr="007166EA">
        <w:rPr>
          <w:sz w:val="22"/>
          <w:szCs w:val="22"/>
        </w:rPr>
        <w:t xml:space="preserve"> </w:t>
      </w:r>
      <w:r w:rsidR="007166EA" w:rsidRPr="007166EA">
        <w:rPr>
          <w:sz w:val="24"/>
          <w:szCs w:val="24"/>
        </w:rPr>
        <w:t xml:space="preserve">Real et al. introduced </w:t>
      </w:r>
      <w:proofErr w:type="spellStart"/>
      <w:r w:rsidR="007166EA" w:rsidRPr="007166EA">
        <w:rPr>
          <w:sz w:val="24"/>
          <w:szCs w:val="24"/>
        </w:rPr>
        <w:t>Amoebanet</w:t>
      </w:r>
      <w:proofErr w:type="spellEnd"/>
      <w:r w:rsidR="007166EA" w:rsidRPr="007166EA">
        <w:rPr>
          <w:sz w:val="24"/>
          <w:szCs w:val="24"/>
        </w:rPr>
        <w:t xml:space="preserve"> [54], which employs improved tournament selection to evolve network groups and outperforms the homemade model on </w:t>
      </w:r>
      <w:proofErr w:type="spellStart"/>
      <w:r w:rsidR="007166EA" w:rsidRPr="007166EA">
        <w:rPr>
          <w:sz w:val="24"/>
          <w:szCs w:val="24"/>
        </w:rPr>
        <w:t>Imagenet</w:t>
      </w:r>
      <w:proofErr w:type="spellEnd"/>
      <w:r w:rsidR="007166EA" w:rsidRPr="007166EA">
        <w:rPr>
          <w:sz w:val="24"/>
          <w:szCs w:val="24"/>
        </w:rPr>
        <w:t>.</w:t>
      </w:r>
      <w:r w:rsidR="007166EA">
        <w:rPr>
          <w:sz w:val="24"/>
          <w:szCs w:val="24"/>
        </w:rPr>
        <w:t xml:space="preserve"> </w:t>
      </w:r>
      <w:r>
        <w:rPr>
          <w:sz w:val="24"/>
          <w:szCs w:val="24"/>
        </w:rPr>
        <w:t>Wang</w:t>
      </w:r>
      <w:r>
        <w:rPr>
          <w:spacing w:val="-4"/>
          <w:sz w:val="24"/>
          <w:szCs w:val="24"/>
        </w:rPr>
        <w:t xml:space="preserve"> </w:t>
      </w:r>
      <w:r>
        <w:rPr>
          <w:sz w:val="24"/>
          <w:szCs w:val="24"/>
        </w:rPr>
        <w:t>et</w:t>
      </w:r>
      <w:r>
        <w:rPr>
          <w:spacing w:val="-4"/>
          <w:sz w:val="24"/>
          <w:szCs w:val="24"/>
        </w:rPr>
        <w:t xml:space="preserve"> </w:t>
      </w:r>
      <w:r>
        <w:rPr>
          <w:sz w:val="24"/>
          <w:szCs w:val="24"/>
        </w:rPr>
        <w:t>al.</w:t>
      </w:r>
      <w:r>
        <w:rPr>
          <w:spacing w:val="-4"/>
          <w:sz w:val="24"/>
          <w:szCs w:val="24"/>
        </w:rPr>
        <w:t xml:space="preserve"> </w:t>
      </w:r>
      <w:r>
        <w:rPr>
          <w:sz w:val="24"/>
          <w:szCs w:val="24"/>
        </w:rPr>
        <w:t>[55]</w:t>
      </w:r>
      <w:r>
        <w:rPr>
          <w:spacing w:val="-4"/>
          <w:sz w:val="24"/>
          <w:szCs w:val="24"/>
        </w:rPr>
        <w:t xml:space="preserve"> </w:t>
      </w:r>
      <w:r>
        <w:rPr>
          <w:sz w:val="24"/>
          <w:szCs w:val="24"/>
        </w:rPr>
        <w:t>designed an effective evolutionary algorithm to optimize the generator within the framework of GANs. This method can effectively improve the generation performance and training stability of GAN</w:t>
      </w:r>
      <w:r>
        <w:rPr>
          <w:spacing w:val="-13"/>
          <w:sz w:val="24"/>
          <w:szCs w:val="24"/>
        </w:rPr>
        <w:t xml:space="preserve"> </w:t>
      </w:r>
      <w:r>
        <w:rPr>
          <w:sz w:val="24"/>
          <w:szCs w:val="24"/>
        </w:rPr>
        <w:t>model.</w:t>
      </w:r>
      <w:r>
        <w:rPr>
          <w:spacing w:val="-12"/>
          <w:sz w:val="24"/>
          <w:szCs w:val="24"/>
        </w:rPr>
        <w:t xml:space="preserve"> </w:t>
      </w:r>
      <w:r>
        <w:rPr>
          <w:sz w:val="24"/>
          <w:szCs w:val="24"/>
        </w:rPr>
        <w:t>Yin</w:t>
      </w:r>
      <w:r>
        <w:rPr>
          <w:spacing w:val="-13"/>
          <w:sz w:val="24"/>
          <w:szCs w:val="24"/>
        </w:rPr>
        <w:t xml:space="preserve"> </w:t>
      </w:r>
      <w:r>
        <w:rPr>
          <w:sz w:val="24"/>
          <w:szCs w:val="24"/>
        </w:rPr>
        <w:t>[56]</w:t>
      </w:r>
      <w:r>
        <w:rPr>
          <w:spacing w:val="-12"/>
          <w:sz w:val="24"/>
          <w:szCs w:val="24"/>
        </w:rPr>
        <w:t xml:space="preserve"> </w:t>
      </w:r>
      <w:r>
        <w:rPr>
          <w:sz w:val="24"/>
          <w:szCs w:val="24"/>
        </w:rPr>
        <w:t>uses</w:t>
      </w:r>
      <w:r>
        <w:rPr>
          <w:spacing w:val="-13"/>
          <w:sz w:val="24"/>
          <w:szCs w:val="24"/>
        </w:rPr>
        <w:t xml:space="preserve"> </w:t>
      </w:r>
      <w:r>
        <w:rPr>
          <w:sz w:val="24"/>
          <w:szCs w:val="24"/>
        </w:rPr>
        <w:t>evolutionary</w:t>
      </w:r>
      <w:r>
        <w:rPr>
          <w:spacing w:val="-12"/>
          <w:sz w:val="24"/>
          <w:szCs w:val="24"/>
        </w:rPr>
        <w:t xml:space="preserve"> </w:t>
      </w:r>
      <w:proofErr w:type="spellStart"/>
      <w:r>
        <w:rPr>
          <w:sz w:val="24"/>
          <w:szCs w:val="24"/>
        </w:rPr>
        <w:t>multiobjective</w:t>
      </w:r>
      <w:proofErr w:type="spellEnd"/>
      <w:r>
        <w:rPr>
          <w:spacing w:val="-13"/>
          <w:sz w:val="24"/>
          <w:szCs w:val="24"/>
        </w:rPr>
        <w:t xml:space="preserve"> </w:t>
      </w:r>
      <w:r>
        <w:rPr>
          <w:sz w:val="24"/>
          <w:szCs w:val="24"/>
        </w:rPr>
        <w:t>method to design CNN architecture, which uses probabilistic SMBO</w:t>
      </w:r>
      <w:r>
        <w:rPr>
          <w:spacing w:val="40"/>
          <w:sz w:val="24"/>
          <w:szCs w:val="24"/>
        </w:rPr>
        <w:t xml:space="preserve"> </w:t>
      </w:r>
      <w:r>
        <w:rPr>
          <w:sz w:val="24"/>
          <w:szCs w:val="24"/>
        </w:rPr>
        <w:t>to</w:t>
      </w:r>
      <w:r>
        <w:rPr>
          <w:spacing w:val="-5"/>
          <w:sz w:val="24"/>
          <w:szCs w:val="24"/>
        </w:rPr>
        <w:t xml:space="preserve"> </w:t>
      </w:r>
      <w:r>
        <w:rPr>
          <w:sz w:val="24"/>
          <w:szCs w:val="24"/>
        </w:rPr>
        <w:t>maximize</w:t>
      </w:r>
      <w:r>
        <w:rPr>
          <w:spacing w:val="-5"/>
          <w:sz w:val="24"/>
          <w:szCs w:val="24"/>
        </w:rPr>
        <w:t xml:space="preserve"> </w:t>
      </w:r>
      <w:r>
        <w:rPr>
          <w:sz w:val="24"/>
          <w:szCs w:val="24"/>
        </w:rPr>
        <w:t>classification</w:t>
      </w:r>
      <w:r>
        <w:rPr>
          <w:spacing w:val="-5"/>
          <w:sz w:val="24"/>
          <w:szCs w:val="24"/>
        </w:rPr>
        <w:t xml:space="preserve"> </w:t>
      </w:r>
      <w:r>
        <w:rPr>
          <w:sz w:val="24"/>
          <w:szCs w:val="24"/>
        </w:rPr>
        <w:t>performance</w:t>
      </w:r>
      <w:r>
        <w:rPr>
          <w:spacing w:val="-5"/>
          <w:sz w:val="24"/>
          <w:szCs w:val="24"/>
        </w:rPr>
        <w:t xml:space="preserve"> </w:t>
      </w:r>
      <w:r>
        <w:rPr>
          <w:sz w:val="24"/>
          <w:szCs w:val="24"/>
        </w:rPr>
        <w:lastRenderedPageBreak/>
        <w:t>and</w:t>
      </w:r>
      <w:r>
        <w:rPr>
          <w:spacing w:val="-5"/>
          <w:sz w:val="24"/>
          <w:szCs w:val="24"/>
        </w:rPr>
        <w:t xml:space="preserve"> </w:t>
      </w:r>
      <w:r>
        <w:rPr>
          <w:sz w:val="24"/>
          <w:szCs w:val="24"/>
        </w:rPr>
        <w:t>minimize</w:t>
      </w:r>
      <w:r>
        <w:rPr>
          <w:spacing w:val="-5"/>
          <w:sz w:val="24"/>
          <w:szCs w:val="24"/>
        </w:rPr>
        <w:t xml:space="preserve"> </w:t>
      </w:r>
      <w:r>
        <w:rPr>
          <w:sz w:val="24"/>
          <w:szCs w:val="24"/>
        </w:rPr>
        <w:t>network reasoning time. Elsken et al. [57] described NAS as a bi-objective</w:t>
      </w:r>
      <w:r>
        <w:rPr>
          <w:spacing w:val="-4"/>
          <w:sz w:val="24"/>
          <w:szCs w:val="24"/>
        </w:rPr>
        <w:t xml:space="preserve"> </w:t>
      </w:r>
      <w:r>
        <w:rPr>
          <w:sz w:val="24"/>
          <w:szCs w:val="24"/>
        </w:rPr>
        <w:t>optimization</w:t>
      </w:r>
      <w:r>
        <w:rPr>
          <w:spacing w:val="-4"/>
          <w:sz w:val="24"/>
          <w:szCs w:val="24"/>
        </w:rPr>
        <w:t xml:space="preserve"> </w:t>
      </w:r>
      <w:r>
        <w:rPr>
          <w:sz w:val="24"/>
          <w:szCs w:val="24"/>
        </w:rPr>
        <w:t>problem,</w:t>
      </w:r>
      <w:r>
        <w:rPr>
          <w:spacing w:val="-4"/>
          <w:sz w:val="24"/>
          <w:szCs w:val="24"/>
        </w:rPr>
        <w:t xml:space="preserve"> </w:t>
      </w:r>
      <w:r>
        <w:rPr>
          <w:sz w:val="24"/>
          <w:szCs w:val="24"/>
        </w:rPr>
        <w:t>in</w:t>
      </w:r>
      <w:r>
        <w:rPr>
          <w:spacing w:val="-4"/>
          <w:sz w:val="24"/>
          <w:szCs w:val="24"/>
        </w:rPr>
        <w:t xml:space="preserve"> </w:t>
      </w:r>
      <w:r>
        <w:rPr>
          <w:sz w:val="24"/>
          <w:szCs w:val="24"/>
        </w:rPr>
        <w:t>which</w:t>
      </w:r>
      <w:r>
        <w:rPr>
          <w:spacing w:val="-4"/>
          <w:sz w:val="24"/>
          <w:szCs w:val="24"/>
        </w:rPr>
        <w:t xml:space="preserve"> </w:t>
      </w:r>
      <w:r>
        <w:rPr>
          <w:sz w:val="24"/>
          <w:szCs w:val="24"/>
        </w:rPr>
        <w:t>two</w:t>
      </w:r>
      <w:r>
        <w:rPr>
          <w:spacing w:val="-4"/>
          <w:sz w:val="24"/>
          <w:szCs w:val="24"/>
        </w:rPr>
        <w:t xml:space="preserve"> </w:t>
      </w:r>
      <w:r>
        <w:rPr>
          <w:sz w:val="24"/>
          <w:szCs w:val="24"/>
        </w:rPr>
        <w:t>objectives</w:t>
      </w:r>
      <w:r>
        <w:rPr>
          <w:spacing w:val="-4"/>
          <w:sz w:val="24"/>
          <w:szCs w:val="24"/>
        </w:rPr>
        <w:t xml:space="preserve"> </w:t>
      </w:r>
      <w:r>
        <w:rPr>
          <w:sz w:val="24"/>
          <w:szCs w:val="24"/>
        </w:rPr>
        <w:t>are</w:t>
      </w:r>
      <w:r>
        <w:rPr>
          <w:spacing w:val="-4"/>
          <w:sz w:val="24"/>
          <w:szCs w:val="24"/>
        </w:rPr>
        <w:t xml:space="preserve"> </w:t>
      </w:r>
      <w:r>
        <w:rPr>
          <w:sz w:val="24"/>
          <w:szCs w:val="24"/>
        </w:rPr>
        <w:t>to maximize</w:t>
      </w:r>
      <w:r>
        <w:rPr>
          <w:spacing w:val="-8"/>
          <w:sz w:val="24"/>
          <w:szCs w:val="24"/>
        </w:rPr>
        <w:t xml:space="preserve"> </w:t>
      </w:r>
      <w:r>
        <w:rPr>
          <w:sz w:val="24"/>
          <w:szCs w:val="24"/>
        </w:rPr>
        <w:t>performance</w:t>
      </w:r>
      <w:r>
        <w:rPr>
          <w:spacing w:val="-8"/>
          <w:sz w:val="24"/>
          <w:szCs w:val="24"/>
        </w:rPr>
        <w:t xml:space="preserve"> </w:t>
      </w:r>
      <w:r>
        <w:rPr>
          <w:sz w:val="24"/>
          <w:szCs w:val="24"/>
        </w:rPr>
        <w:t>and</w:t>
      </w:r>
      <w:r>
        <w:rPr>
          <w:spacing w:val="-8"/>
          <w:sz w:val="24"/>
          <w:szCs w:val="24"/>
        </w:rPr>
        <w:t xml:space="preserve"> </w:t>
      </w:r>
      <w:r>
        <w:rPr>
          <w:sz w:val="24"/>
          <w:szCs w:val="24"/>
        </w:rPr>
        <w:t>minimize</w:t>
      </w:r>
      <w:r>
        <w:rPr>
          <w:spacing w:val="-8"/>
          <w:sz w:val="24"/>
          <w:szCs w:val="24"/>
        </w:rPr>
        <w:t xml:space="preserve"> </w:t>
      </w:r>
      <w:r>
        <w:rPr>
          <w:sz w:val="24"/>
          <w:szCs w:val="24"/>
        </w:rPr>
        <w:t>computing</w:t>
      </w:r>
      <w:r>
        <w:rPr>
          <w:spacing w:val="-8"/>
          <w:sz w:val="24"/>
          <w:szCs w:val="24"/>
        </w:rPr>
        <w:t xml:space="preserve"> </w:t>
      </w:r>
      <w:r>
        <w:rPr>
          <w:sz w:val="24"/>
          <w:szCs w:val="24"/>
        </w:rPr>
        <w:t>resources.</w:t>
      </w:r>
      <w:r>
        <w:rPr>
          <w:spacing w:val="-8"/>
          <w:sz w:val="24"/>
          <w:szCs w:val="24"/>
        </w:rPr>
        <w:t xml:space="preserve"> </w:t>
      </w:r>
      <w:r>
        <w:rPr>
          <w:sz w:val="24"/>
          <w:szCs w:val="24"/>
        </w:rPr>
        <w:t xml:space="preserve">Lu et al. [58] proposed </w:t>
      </w:r>
      <w:r>
        <w:rPr>
          <w:sz w:val="24"/>
          <w:szCs w:val="24"/>
          <w:lang w:eastAsia="zh-CN"/>
        </w:rPr>
        <w:t>NSGANET</w:t>
      </w:r>
      <w:r>
        <w:rPr>
          <w:sz w:val="24"/>
          <w:szCs w:val="24"/>
        </w:rPr>
        <w:t>, which can automatically design the network, maximize the model performance, and minimize floating point operations (flops).</w:t>
      </w:r>
    </w:p>
    <w:p w14:paraId="6F70A468" w14:textId="77777777" w:rsidR="007166EA" w:rsidRDefault="007166EA" w:rsidP="007166EA">
      <w:pPr>
        <w:pStyle w:val="a7"/>
        <w:numPr>
          <w:ilvl w:val="0"/>
          <w:numId w:val="3"/>
        </w:numPr>
        <w:tabs>
          <w:tab w:val="left" w:pos="413"/>
        </w:tabs>
        <w:ind w:right="0"/>
        <w:rPr>
          <w:i/>
          <w:sz w:val="24"/>
          <w:szCs w:val="24"/>
        </w:rPr>
      </w:pPr>
      <w:r>
        <w:rPr>
          <w:i/>
          <w:spacing w:val="-2"/>
          <w:sz w:val="24"/>
          <w:szCs w:val="24"/>
        </w:rPr>
        <w:t>Surrogate</w:t>
      </w:r>
    </w:p>
    <w:p w14:paraId="4F6013F4" w14:textId="77777777" w:rsidR="007166EA" w:rsidRDefault="007166EA" w:rsidP="007166EA">
      <w:pPr>
        <w:pStyle w:val="a5"/>
        <w:spacing w:before="98" w:line="250" w:lineRule="auto"/>
        <w:ind w:firstLineChars="200" w:firstLine="480"/>
        <w:jc w:val="both"/>
        <w:rPr>
          <w:sz w:val="24"/>
          <w:szCs w:val="24"/>
        </w:rPr>
      </w:pPr>
      <w:r>
        <w:rPr>
          <w:sz w:val="24"/>
          <w:szCs w:val="24"/>
        </w:rPr>
        <w:t xml:space="preserve">A major disadvantage of </w:t>
      </w:r>
      <w:proofErr w:type="spellStart"/>
      <w:r>
        <w:rPr>
          <w:sz w:val="24"/>
          <w:szCs w:val="24"/>
        </w:rPr>
        <w:t>EvoNAS</w:t>
      </w:r>
      <w:proofErr w:type="spellEnd"/>
      <w:r>
        <w:rPr>
          <w:sz w:val="24"/>
          <w:szCs w:val="24"/>
        </w:rPr>
        <w:t xml:space="preserve"> is that in the process of evolutionary</w:t>
      </w:r>
      <w:r>
        <w:rPr>
          <w:spacing w:val="-2"/>
          <w:sz w:val="24"/>
          <w:szCs w:val="24"/>
        </w:rPr>
        <w:t xml:space="preserve"> </w:t>
      </w:r>
      <w:r>
        <w:rPr>
          <w:sz w:val="24"/>
          <w:szCs w:val="24"/>
        </w:rPr>
        <w:t>optimization,</w:t>
      </w:r>
      <w:r>
        <w:rPr>
          <w:spacing w:val="-2"/>
          <w:sz w:val="24"/>
          <w:szCs w:val="24"/>
        </w:rPr>
        <w:t xml:space="preserve"> </w:t>
      </w:r>
      <w:r>
        <w:rPr>
          <w:sz w:val="24"/>
          <w:szCs w:val="24"/>
        </w:rPr>
        <w:t>each</w:t>
      </w:r>
      <w:r>
        <w:rPr>
          <w:spacing w:val="-2"/>
          <w:sz w:val="24"/>
          <w:szCs w:val="24"/>
        </w:rPr>
        <w:t xml:space="preserve"> </w:t>
      </w:r>
      <w:r>
        <w:rPr>
          <w:sz w:val="24"/>
          <w:szCs w:val="24"/>
        </w:rPr>
        <w:t>new</w:t>
      </w:r>
      <w:r>
        <w:rPr>
          <w:spacing w:val="-2"/>
          <w:sz w:val="24"/>
          <w:szCs w:val="24"/>
        </w:rPr>
        <w:t xml:space="preserve"> </w:t>
      </w:r>
      <w:r>
        <w:rPr>
          <w:sz w:val="24"/>
          <w:szCs w:val="24"/>
        </w:rPr>
        <w:t>candidate</w:t>
      </w:r>
      <w:r>
        <w:rPr>
          <w:spacing w:val="-2"/>
          <w:sz w:val="24"/>
          <w:szCs w:val="24"/>
        </w:rPr>
        <w:t xml:space="preserve"> </w:t>
      </w:r>
      <w:r>
        <w:rPr>
          <w:sz w:val="24"/>
          <w:szCs w:val="24"/>
        </w:rPr>
        <w:t>neural</w:t>
      </w:r>
      <w:r>
        <w:rPr>
          <w:spacing w:val="-2"/>
          <w:sz w:val="24"/>
          <w:szCs w:val="24"/>
        </w:rPr>
        <w:t xml:space="preserve"> </w:t>
      </w:r>
      <w:r>
        <w:rPr>
          <w:sz w:val="24"/>
          <w:szCs w:val="24"/>
        </w:rPr>
        <w:t>network needs to be trained on the training dataset and then evaluated on the validation dataset to avoid over-fitting. Therefore, if</w:t>
      </w:r>
      <w:r>
        <w:rPr>
          <w:spacing w:val="80"/>
          <w:sz w:val="24"/>
          <w:szCs w:val="24"/>
        </w:rPr>
        <w:t xml:space="preserve"> </w:t>
      </w:r>
      <w:r>
        <w:rPr>
          <w:sz w:val="24"/>
          <w:szCs w:val="24"/>
        </w:rPr>
        <w:t xml:space="preserve">the network is large and the training dataset is large, the architecture evaluation in </w:t>
      </w:r>
      <w:proofErr w:type="spellStart"/>
      <w:r>
        <w:rPr>
          <w:sz w:val="24"/>
          <w:szCs w:val="24"/>
        </w:rPr>
        <w:t>EvoNAS</w:t>
      </w:r>
      <w:proofErr w:type="spellEnd"/>
      <w:r>
        <w:rPr>
          <w:sz w:val="24"/>
          <w:szCs w:val="24"/>
        </w:rPr>
        <w:t xml:space="preserve"> may take several hours. Because EAS is a kind of group-based search methods, they usually</w:t>
      </w:r>
      <w:r>
        <w:rPr>
          <w:spacing w:val="-3"/>
          <w:sz w:val="24"/>
          <w:szCs w:val="24"/>
        </w:rPr>
        <w:t xml:space="preserve"> </w:t>
      </w:r>
      <w:r>
        <w:rPr>
          <w:sz w:val="24"/>
          <w:szCs w:val="24"/>
        </w:rPr>
        <w:t>need</w:t>
      </w:r>
      <w:r>
        <w:rPr>
          <w:spacing w:val="-2"/>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of</w:t>
      </w:r>
      <w:r>
        <w:rPr>
          <w:spacing w:val="-3"/>
          <w:sz w:val="24"/>
          <w:szCs w:val="24"/>
        </w:rPr>
        <w:t xml:space="preserve"> </w:t>
      </w:r>
      <w:r>
        <w:rPr>
          <w:sz w:val="24"/>
          <w:szCs w:val="24"/>
        </w:rPr>
        <w:t>fitness</w:t>
      </w:r>
      <w:r>
        <w:rPr>
          <w:spacing w:val="-2"/>
          <w:sz w:val="24"/>
          <w:szCs w:val="24"/>
        </w:rPr>
        <w:t xml:space="preserve"> </w:t>
      </w:r>
      <w:r>
        <w:rPr>
          <w:sz w:val="24"/>
          <w:szCs w:val="24"/>
        </w:rPr>
        <w:t>evaluation,</w:t>
      </w:r>
      <w:r>
        <w:rPr>
          <w:spacing w:val="-3"/>
          <w:sz w:val="24"/>
          <w:szCs w:val="24"/>
        </w:rPr>
        <w:t xml:space="preserve"> </w:t>
      </w:r>
      <w:r>
        <w:rPr>
          <w:sz w:val="24"/>
          <w:szCs w:val="24"/>
        </w:rPr>
        <w:t>which</w:t>
      </w:r>
      <w:r>
        <w:rPr>
          <w:spacing w:val="-2"/>
          <w:sz w:val="24"/>
          <w:szCs w:val="24"/>
        </w:rPr>
        <w:t xml:space="preserve"> </w:t>
      </w:r>
      <w:r>
        <w:rPr>
          <w:sz w:val="24"/>
          <w:szCs w:val="24"/>
        </w:rPr>
        <w:t>makes</w:t>
      </w:r>
      <w:r>
        <w:rPr>
          <w:spacing w:val="-3"/>
          <w:sz w:val="24"/>
          <w:szCs w:val="24"/>
        </w:rPr>
        <w:t xml:space="preserve"> </w:t>
      </w:r>
      <w:proofErr w:type="spellStart"/>
      <w:r>
        <w:rPr>
          <w:sz w:val="24"/>
          <w:szCs w:val="24"/>
        </w:rPr>
        <w:t>EvoNAS</w:t>
      </w:r>
      <w:proofErr w:type="spellEnd"/>
      <w:r>
        <w:rPr>
          <w:sz w:val="24"/>
          <w:szCs w:val="24"/>
        </w:rPr>
        <w:t xml:space="preserve"> computationally difficult to implement. For example, on CI-FAR10 and CIFAR100 datasets, CNN-GA [59] consumes 35 GPU</w:t>
      </w:r>
      <w:r>
        <w:rPr>
          <w:spacing w:val="-11"/>
          <w:sz w:val="24"/>
          <w:szCs w:val="24"/>
        </w:rPr>
        <w:t xml:space="preserve"> </w:t>
      </w:r>
      <w:r>
        <w:rPr>
          <w:sz w:val="24"/>
          <w:szCs w:val="24"/>
        </w:rPr>
        <w:t>days</w:t>
      </w:r>
      <w:r>
        <w:rPr>
          <w:spacing w:val="-11"/>
          <w:sz w:val="24"/>
          <w:szCs w:val="24"/>
        </w:rPr>
        <w:t xml:space="preserve"> </w:t>
      </w:r>
      <w:r>
        <w:rPr>
          <w:sz w:val="24"/>
          <w:szCs w:val="24"/>
        </w:rPr>
        <w:t>and</w:t>
      </w:r>
      <w:r>
        <w:rPr>
          <w:spacing w:val="-11"/>
          <w:sz w:val="24"/>
          <w:szCs w:val="24"/>
        </w:rPr>
        <w:t xml:space="preserve"> </w:t>
      </w:r>
      <w:r>
        <w:rPr>
          <w:sz w:val="24"/>
          <w:szCs w:val="24"/>
        </w:rPr>
        <w:t>40</w:t>
      </w:r>
      <w:r>
        <w:rPr>
          <w:spacing w:val="-11"/>
          <w:sz w:val="24"/>
          <w:szCs w:val="24"/>
        </w:rPr>
        <w:t xml:space="preserve"> </w:t>
      </w:r>
      <w:r>
        <w:rPr>
          <w:sz w:val="24"/>
          <w:szCs w:val="24"/>
        </w:rPr>
        <w:t>GPU</w:t>
      </w:r>
      <w:r>
        <w:rPr>
          <w:spacing w:val="-11"/>
          <w:sz w:val="24"/>
          <w:szCs w:val="24"/>
        </w:rPr>
        <w:t xml:space="preserve"> </w:t>
      </w:r>
      <w:r>
        <w:rPr>
          <w:sz w:val="24"/>
          <w:szCs w:val="24"/>
        </w:rPr>
        <w:t>days</w:t>
      </w:r>
      <w:r>
        <w:rPr>
          <w:spacing w:val="-10"/>
          <w:sz w:val="24"/>
          <w:szCs w:val="24"/>
        </w:rPr>
        <w:t xml:space="preserve"> </w:t>
      </w:r>
      <w:r>
        <w:rPr>
          <w:sz w:val="24"/>
          <w:szCs w:val="24"/>
        </w:rPr>
        <w:t>respectively,</w:t>
      </w:r>
      <w:r>
        <w:rPr>
          <w:spacing w:val="-11"/>
          <w:sz w:val="24"/>
          <w:szCs w:val="24"/>
        </w:rPr>
        <w:t xml:space="preserve"> </w:t>
      </w:r>
      <w:r>
        <w:rPr>
          <w:sz w:val="24"/>
          <w:szCs w:val="24"/>
        </w:rPr>
        <w:t>genetic</w:t>
      </w:r>
      <w:r>
        <w:rPr>
          <w:spacing w:val="-11"/>
          <w:sz w:val="24"/>
          <w:szCs w:val="24"/>
        </w:rPr>
        <w:t xml:space="preserve"> </w:t>
      </w:r>
      <w:r>
        <w:rPr>
          <w:sz w:val="24"/>
          <w:szCs w:val="24"/>
        </w:rPr>
        <w:t>CNN</w:t>
      </w:r>
      <w:r>
        <w:rPr>
          <w:spacing w:val="-11"/>
          <w:sz w:val="24"/>
          <w:szCs w:val="24"/>
        </w:rPr>
        <w:t xml:space="preserve"> </w:t>
      </w:r>
      <w:r>
        <w:rPr>
          <w:spacing w:val="-2"/>
          <w:sz w:val="24"/>
          <w:szCs w:val="24"/>
        </w:rPr>
        <w:t xml:space="preserve">method </w:t>
      </w:r>
      <w:r>
        <w:rPr>
          <w:sz w:val="24"/>
          <w:szCs w:val="24"/>
        </w:rPr>
        <w:t xml:space="preserve">[60] consumes 17 GPU days, and large-scale evolutionary algorithm [61] consumes 2750 GPU days. Therefore, in the case of limited computing resources, the agent model can accelerate the fitness evaluation in </w:t>
      </w:r>
      <w:proofErr w:type="spellStart"/>
      <w:r>
        <w:rPr>
          <w:sz w:val="24"/>
          <w:szCs w:val="24"/>
        </w:rPr>
        <w:t>EvoNAS</w:t>
      </w:r>
      <w:proofErr w:type="spellEnd"/>
      <w:r>
        <w:rPr>
          <w:sz w:val="24"/>
          <w:szCs w:val="24"/>
        </w:rPr>
        <w:t>. Agents are divided into high-level agents and low-level agents. The high-level agent and low-level agent represent the architecture level and the parameter level in the architecture respectively. High 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 including all sub architectures. The weight of the neural network architecture inherits the weight from the hypernetwork. In the search process, the accuracy of using the weight inherited</w:t>
      </w:r>
      <w:r>
        <w:rPr>
          <w:spacing w:val="40"/>
          <w:sz w:val="24"/>
          <w:szCs w:val="24"/>
        </w:rPr>
        <w:t xml:space="preserve"> </w:t>
      </w:r>
      <w:r>
        <w:rPr>
          <w:sz w:val="24"/>
          <w:szCs w:val="24"/>
        </w:rPr>
        <w:t>from the hypernetwork becomes the standard for selecting the architecture. However, the correlation between the accuracy</w:t>
      </w:r>
      <w:r>
        <w:rPr>
          <w:spacing w:val="40"/>
          <w:sz w:val="24"/>
          <w:szCs w:val="24"/>
        </w:rPr>
        <w:t xml:space="preserve"> </w:t>
      </w:r>
      <w:r>
        <w:rPr>
          <w:sz w:val="24"/>
          <w:szCs w:val="24"/>
        </w:rPr>
        <w:t xml:space="preserve">of prediction architecture and the final accuracy of neural architecture through weight sharing is not close. The neural architecture reference </w:t>
      </w:r>
      <w:proofErr w:type="spellStart"/>
      <w:r>
        <w:rPr>
          <w:sz w:val="24"/>
          <w:szCs w:val="24"/>
        </w:rPr>
        <w:t>MSuNAS</w:t>
      </w:r>
      <w:proofErr w:type="spellEnd"/>
      <w:r>
        <w:rPr>
          <w:sz w:val="24"/>
          <w:szCs w:val="24"/>
        </w:rPr>
        <w:t xml:space="preserve"> [62] we searched is not only sharing the weight of hypernetwork, but also fine-tuning through training again. </w:t>
      </w:r>
      <w:proofErr w:type="spellStart"/>
      <w:r>
        <w:rPr>
          <w:sz w:val="24"/>
          <w:szCs w:val="24"/>
        </w:rPr>
        <w:t>MetaQNN</w:t>
      </w:r>
      <w:proofErr w:type="spellEnd"/>
      <w:r>
        <w:rPr>
          <w:sz w:val="24"/>
          <w:szCs w:val="24"/>
        </w:rPr>
        <w:t xml:space="preserve"> [63] uses the agent model</w:t>
      </w:r>
      <w:r>
        <w:rPr>
          <w:spacing w:val="40"/>
          <w:sz w:val="24"/>
          <w:szCs w:val="24"/>
        </w:rPr>
        <w:t xml:space="preserve"> </w:t>
      </w:r>
      <w:r>
        <w:rPr>
          <w:sz w:val="24"/>
          <w:szCs w:val="24"/>
        </w:rPr>
        <w:t>to</w:t>
      </w:r>
      <w:r>
        <w:rPr>
          <w:spacing w:val="-5"/>
          <w:sz w:val="24"/>
          <w:szCs w:val="24"/>
        </w:rPr>
        <w:t xml:space="preserve"> </w:t>
      </w:r>
      <w:r>
        <w:rPr>
          <w:sz w:val="24"/>
          <w:szCs w:val="24"/>
        </w:rPr>
        <w:t>predict</w:t>
      </w:r>
      <w:r>
        <w:rPr>
          <w:spacing w:val="-3"/>
          <w:sz w:val="24"/>
          <w:szCs w:val="24"/>
        </w:rPr>
        <w:t xml:space="preserve"> </w:t>
      </w:r>
      <w:r>
        <w:rPr>
          <w:sz w:val="24"/>
          <w:szCs w:val="24"/>
        </w:rPr>
        <w:t>the</w:t>
      </w:r>
      <w:r>
        <w:rPr>
          <w:spacing w:val="-4"/>
          <w:sz w:val="24"/>
          <w:szCs w:val="24"/>
        </w:rPr>
        <w:t xml:space="preserve"> </w:t>
      </w:r>
      <w:r>
        <w:rPr>
          <w:sz w:val="24"/>
          <w:szCs w:val="24"/>
        </w:rPr>
        <w:t>final</w:t>
      </w:r>
      <w:r>
        <w:rPr>
          <w:spacing w:val="-3"/>
          <w:sz w:val="24"/>
          <w:szCs w:val="24"/>
        </w:rPr>
        <w:t xml:space="preserve"> </w:t>
      </w:r>
      <w:r>
        <w:rPr>
          <w:sz w:val="24"/>
          <w:szCs w:val="24"/>
        </w:rPr>
        <w:t>accuracy</w:t>
      </w:r>
      <w:r>
        <w:rPr>
          <w:spacing w:val="-5"/>
          <w:sz w:val="24"/>
          <w:szCs w:val="24"/>
        </w:rPr>
        <w:t xml:space="preserve"> </w:t>
      </w:r>
      <w:r>
        <w:rPr>
          <w:sz w:val="24"/>
          <w:szCs w:val="24"/>
        </w:rPr>
        <w:t>of</w:t>
      </w:r>
      <w:r>
        <w:rPr>
          <w:spacing w:val="-3"/>
          <w:sz w:val="24"/>
          <w:szCs w:val="24"/>
        </w:rPr>
        <w:t xml:space="preserve"> </w:t>
      </w:r>
      <w:r>
        <w:rPr>
          <w:sz w:val="24"/>
          <w:szCs w:val="24"/>
        </w:rPr>
        <w:t>candidate</w:t>
      </w:r>
      <w:r>
        <w:rPr>
          <w:spacing w:val="-4"/>
          <w:sz w:val="24"/>
          <w:szCs w:val="24"/>
        </w:rPr>
        <w:t xml:space="preserve"> </w:t>
      </w:r>
      <w:r>
        <w:rPr>
          <w:sz w:val="24"/>
          <w:szCs w:val="24"/>
        </w:rPr>
        <w:t>architectures</w:t>
      </w:r>
      <w:r>
        <w:rPr>
          <w:spacing w:val="-3"/>
          <w:sz w:val="24"/>
          <w:szCs w:val="24"/>
        </w:rPr>
        <w:t xml:space="preserve"> </w:t>
      </w:r>
      <w:r>
        <w:rPr>
          <w:sz w:val="24"/>
          <w:szCs w:val="24"/>
        </w:rPr>
        <w:t>(as</w:t>
      </w:r>
      <w:r>
        <w:rPr>
          <w:spacing w:val="-5"/>
          <w:sz w:val="24"/>
          <w:szCs w:val="24"/>
        </w:rPr>
        <w:t xml:space="preserve"> </w:t>
      </w:r>
      <w:r>
        <w:rPr>
          <w:spacing w:val="-4"/>
          <w:sz w:val="24"/>
          <w:szCs w:val="24"/>
        </w:rPr>
        <w:t>time</w:t>
      </w:r>
      <w:r>
        <w:rPr>
          <w:sz w:val="24"/>
          <w:szCs w:val="24"/>
        </w:rPr>
        <w:t xml:space="preserve"> series prediction) from the first 25% learning curve of SGD training.</w:t>
      </w:r>
      <w:r>
        <w:rPr>
          <w:spacing w:val="-8"/>
          <w:sz w:val="24"/>
          <w:szCs w:val="24"/>
        </w:rPr>
        <w:t xml:space="preserve"> </w:t>
      </w:r>
      <w:r>
        <w:rPr>
          <w:sz w:val="24"/>
          <w:szCs w:val="24"/>
        </w:rPr>
        <w:t>PNAs</w:t>
      </w:r>
      <w:r>
        <w:rPr>
          <w:spacing w:val="-8"/>
          <w:sz w:val="24"/>
          <w:szCs w:val="24"/>
        </w:rPr>
        <w:t xml:space="preserve"> </w:t>
      </w:r>
      <w:r>
        <w:rPr>
          <w:sz w:val="24"/>
          <w:szCs w:val="24"/>
        </w:rPr>
        <w:t>[64]</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alternative</w:t>
      </w:r>
      <w:r>
        <w:rPr>
          <w:spacing w:val="-8"/>
          <w:sz w:val="24"/>
          <w:szCs w:val="24"/>
        </w:rPr>
        <w:t xml:space="preserve"> </w:t>
      </w:r>
      <w:r>
        <w:rPr>
          <w:sz w:val="24"/>
          <w:szCs w:val="24"/>
        </w:rPr>
        <w:t>model</w:t>
      </w:r>
      <w:r>
        <w:rPr>
          <w:spacing w:val="-8"/>
          <w:sz w:val="24"/>
          <w:szCs w:val="24"/>
        </w:rPr>
        <w:t xml:space="preserve"> </w:t>
      </w:r>
      <w:r>
        <w:rPr>
          <w:sz w:val="24"/>
          <w:szCs w:val="24"/>
        </w:rPr>
        <w:t>to</w:t>
      </w:r>
      <w:r>
        <w:rPr>
          <w:spacing w:val="-8"/>
          <w:sz w:val="24"/>
          <w:szCs w:val="24"/>
        </w:rPr>
        <w:t xml:space="preserve"> </w:t>
      </w:r>
      <w:r>
        <w:rPr>
          <w:sz w:val="24"/>
          <w:szCs w:val="24"/>
        </w:rPr>
        <w:t>predict</w:t>
      </w:r>
      <w:r>
        <w:rPr>
          <w:spacing w:val="-8"/>
          <w:sz w:val="24"/>
          <w:szCs w:val="24"/>
        </w:rPr>
        <w:t xml:space="preserve"> </w:t>
      </w:r>
      <w:r>
        <w:rPr>
          <w:sz w:val="24"/>
          <w:szCs w:val="24"/>
        </w:rPr>
        <w:t>the</w:t>
      </w:r>
      <w:r>
        <w:rPr>
          <w:spacing w:val="-8"/>
          <w:sz w:val="24"/>
          <w:szCs w:val="24"/>
        </w:rPr>
        <w:t xml:space="preserve"> </w:t>
      </w:r>
      <w:r>
        <w:rPr>
          <w:sz w:val="24"/>
          <w:szCs w:val="24"/>
        </w:rPr>
        <w:t>accuracy</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network</w:t>
      </w:r>
      <w:r>
        <w:rPr>
          <w:spacing w:val="-11"/>
          <w:sz w:val="24"/>
          <w:szCs w:val="24"/>
        </w:rPr>
        <w:t xml:space="preserve"> </w:t>
      </w:r>
      <w:r>
        <w:rPr>
          <w:sz w:val="24"/>
          <w:szCs w:val="24"/>
        </w:rPr>
        <w:t>architecture,</w:t>
      </w:r>
      <w:r>
        <w:rPr>
          <w:spacing w:val="-11"/>
          <w:sz w:val="24"/>
          <w:szCs w:val="24"/>
        </w:rPr>
        <w:t xml:space="preserve"> </w:t>
      </w:r>
      <w:r>
        <w:rPr>
          <w:sz w:val="24"/>
          <w:szCs w:val="24"/>
        </w:rPr>
        <w:t>adding</w:t>
      </w:r>
      <w:r>
        <w:rPr>
          <w:spacing w:val="-11"/>
          <w:sz w:val="24"/>
          <w:szCs w:val="24"/>
        </w:rPr>
        <w:t xml:space="preserve"> </w:t>
      </w:r>
      <w:r>
        <w:rPr>
          <w:sz w:val="24"/>
          <w:szCs w:val="24"/>
        </w:rPr>
        <w:t>an</w:t>
      </w:r>
      <w:r>
        <w:rPr>
          <w:spacing w:val="-11"/>
          <w:sz w:val="24"/>
          <w:szCs w:val="24"/>
        </w:rPr>
        <w:t xml:space="preserve"> </w:t>
      </w:r>
      <w:r>
        <w:rPr>
          <w:sz w:val="24"/>
          <w:szCs w:val="24"/>
        </w:rPr>
        <w:t>additional</w:t>
      </w:r>
      <w:r>
        <w:rPr>
          <w:spacing w:val="-11"/>
          <w:sz w:val="24"/>
          <w:szCs w:val="24"/>
        </w:rPr>
        <w:t xml:space="preserve"> </w:t>
      </w:r>
      <w:r>
        <w:rPr>
          <w:sz w:val="24"/>
          <w:szCs w:val="24"/>
        </w:rPr>
        <w:t>branch to</w:t>
      </w:r>
      <w:r>
        <w:rPr>
          <w:spacing w:val="-9"/>
          <w:sz w:val="24"/>
          <w:szCs w:val="24"/>
        </w:rPr>
        <w:t xml:space="preserve"> </w:t>
      </w:r>
      <w:r>
        <w:rPr>
          <w:sz w:val="24"/>
          <w:szCs w:val="24"/>
        </w:rPr>
        <w:t>the</w:t>
      </w:r>
      <w:r>
        <w:rPr>
          <w:spacing w:val="-9"/>
          <w:sz w:val="24"/>
          <w:szCs w:val="24"/>
        </w:rPr>
        <w:t xml:space="preserve"> </w:t>
      </w:r>
      <w:r>
        <w:rPr>
          <w:sz w:val="24"/>
          <w:szCs w:val="24"/>
        </w:rPr>
        <w:t>unit</w:t>
      </w:r>
      <w:r>
        <w:rPr>
          <w:spacing w:val="-9"/>
          <w:sz w:val="24"/>
          <w:szCs w:val="24"/>
        </w:rPr>
        <w:t xml:space="preserve"> </w:t>
      </w:r>
      <w:r>
        <w:rPr>
          <w:sz w:val="24"/>
          <w:szCs w:val="24"/>
        </w:rPr>
        <w:t>structure,</w:t>
      </w:r>
      <w:r>
        <w:rPr>
          <w:spacing w:val="-9"/>
          <w:sz w:val="24"/>
          <w:szCs w:val="24"/>
        </w:rPr>
        <w:t xml:space="preserve"> </w:t>
      </w:r>
      <w:r>
        <w:rPr>
          <w:sz w:val="24"/>
          <w:szCs w:val="24"/>
        </w:rPr>
        <w:t>which</w:t>
      </w:r>
      <w:r>
        <w:rPr>
          <w:spacing w:val="-10"/>
          <w:sz w:val="24"/>
          <w:szCs w:val="24"/>
        </w:rPr>
        <w:t xml:space="preserve"> </w:t>
      </w:r>
      <w:r>
        <w:rPr>
          <w:sz w:val="24"/>
          <w:szCs w:val="24"/>
        </w:rPr>
        <w:t>is</w:t>
      </w:r>
      <w:r>
        <w:rPr>
          <w:spacing w:val="-9"/>
          <w:sz w:val="24"/>
          <w:szCs w:val="24"/>
        </w:rPr>
        <w:t xml:space="preserve"> </w:t>
      </w:r>
      <w:r>
        <w:rPr>
          <w:sz w:val="24"/>
          <w:szCs w:val="24"/>
        </w:rPr>
        <w:t>repeatedly</w:t>
      </w:r>
      <w:r>
        <w:rPr>
          <w:spacing w:val="-9"/>
          <w:sz w:val="24"/>
          <w:szCs w:val="24"/>
        </w:rPr>
        <w:t xml:space="preserve"> </w:t>
      </w:r>
      <w:r>
        <w:rPr>
          <w:sz w:val="24"/>
          <w:szCs w:val="24"/>
        </w:rPr>
        <w:t>stacked</w:t>
      </w:r>
      <w:r>
        <w:rPr>
          <w:spacing w:val="-9"/>
          <w:sz w:val="24"/>
          <w:szCs w:val="24"/>
        </w:rPr>
        <w:t xml:space="preserve"> </w:t>
      </w:r>
      <w:r>
        <w:rPr>
          <w:sz w:val="24"/>
          <w:szCs w:val="24"/>
        </w:rPr>
        <w:t>together.</w:t>
      </w:r>
      <w:r>
        <w:rPr>
          <w:spacing w:val="-9"/>
          <w:sz w:val="24"/>
          <w:szCs w:val="24"/>
        </w:rPr>
        <w:t xml:space="preserve"> </w:t>
      </w:r>
      <w:r>
        <w:rPr>
          <w:sz w:val="24"/>
          <w:szCs w:val="24"/>
        </w:rPr>
        <w:t>Both methods</w:t>
      </w:r>
      <w:r>
        <w:rPr>
          <w:spacing w:val="35"/>
          <w:sz w:val="24"/>
          <w:szCs w:val="24"/>
        </w:rPr>
        <w:t xml:space="preserve"> </w:t>
      </w:r>
      <w:r>
        <w:rPr>
          <w:sz w:val="24"/>
          <w:szCs w:val="24"/>
        </w:rPr>
        <w:t>use</w:t>
      </w:r>
      <w:r>
        <w:rPr>
          <w:spacing w:val="35"/>
          <w:sz w:val="24"/>
          <w:szCs w:val="24"/>
        </w:rPr>
        <w:t xml:space="preserve"> </w:t>
      </w:r>
      <w:r>
        <w:rPr>
          <w:sz w:val="24"/>
          <w:szCs w:val="24"/>
        </w:rPr>
        <w:t>the</w:t>
      </w:r>
      <w:r>
        <w:rPr>
          <w:spacing w:val="35"/>
          <w:sz w:val="24"/>
          <w:szCs w:val="24"/>
        </w:rPr>
        <w:t xml:space="preserve"> </w:t>
      </w:r>
      <w:r>
        <w:rPr>
          <w:sz w:val="24"/>
          <w:szCs w:val="24"/>
        </w:rPr>
        <w:t>agent</w:t>
      </w:r>
      <w:r>
        <w:rPr>
          <w:spacing w:val="35"/>
          <w:sz w:val="24"/>
          <w:szCs w:val="24"/>
        </w:rPr>
        <w:t xml:space="preserve"> </w:t>
      </w:r>
      <w:r>
        <w:rPr>
          <w:sz w:val="24"/>
          <w:szCs w:val="24"/>
        </w:rPr>
        <w:t>method</w:t>
      </w:r>
      <w:r>
        <w:rPr>
          <w:spacing w:val="35"/>
          <w:sz w:val="24"/>
          <w:szCs w:val="24"/>
        </w:rPr>
        <w:t xml:space="preserve"> </w:t>
      </w:r>
      <w:r>
        <w:rPr>
          <w:sz w:val="24"/>
          <w:szCs w:val="24"/>
        </w:rPr>
        <w:t>to</w:t>
      </w:r>
      <w:r>
        <w:rPr>
          <w:spacing w:val="35"/>
          <w:sz w:val="24"/>
          <w:szCs w:val="24"/>
        </w:rPr>
        <w:t xml:space="preserve"> </w:t>
      </w:r>
      <w:r>
        <w:rPr>
          <w:sz w:val="24"/>
          <w:szCs w:val="24"/>
        </w:rPr>
        <w:t>evaluate</w:t>
      </w:r>
      <w:r>
        <w:rPr>
          <w:spacing w:val="35"/>
          <w:sz w:val="24"/>
          <w:szCs w:val="24"/>
        </w:rPr>
        <w:t xml:space="preserve"> </w:t>
      </w:r>
      <w:r>
        <w:rPr>
          <w:sz w:val="24"/>
          <w:szCs w:val="24"/>
        </w:rPr>
        <w:t>the</w:t>
      </w:r>
      <w:r>
        <w:rPr>
          <w:spacing w:val="35"/>
          <w:sz w:val="24"/>
          <w:szCs w:val="24"/>
        </w:rPr>
        <w:t xml:space="preserve"> </w:t>
      </w:r>
      <w:r>
        <w:rPr>
          <w:sz w:val="24"/>
          <w:szCs w:val="24"/>
        </w:rPr>
        <w:t>performance of neural architecture. However, the correlation between the prediction accuracy of this method and the actual accuracy of the</w:t>
      </w:r>
      <w:r>
        <w:rPr>
          <w:spacing w:val="-8"/>
          <w:sz w:val="24"/>
          <w:szCs w:val="24"/>
        </w:rPr>
        <w:t xml:space="preserve"> </w:t>
      </w:r>
      <w:r>
        <w:rPr>
          <w:sz w:val="24"/>
          <w:szCs w:val="24"/>
        </w:rPr>
        <w:t>model</w:t>
      </w:r>
      <w:r>
        <w:rPr>
          <w:spacing w:val="-8"/>
          <w:sz w:val="24"/>
          <w:szCs w:val="24"/>
        </w:rPr>
        <w:t xml:space="preserve"> </w:t>
      </w:r>
      <w:r>
        <w:rPr>
          <w:sz w:val="24"/>
          <w:szCs w:val="24"/>
        </w:rPr>
        <w:t>is</w:t>
      </w:r>
      <w:r>
        <w:rPr>
          <w:spacing w:val="-8"/>
          <w:sz w:val="24"/>
          <w:szCs w:val="24"/>
        </w:rPr>
        <w:t xml:space="preserve"> </w:t>
      </w:r>
      <w:r>
        <w:rPr>
          <w:sz w:val="24"/>
          <w:szCs w:val="24"/>
        </w:rPr>
        <w:t>relatively</w:t>
      </w:r>
      <w:r>
        <w:rPr>
          <w:spacing w:val="-8"/>
          <w:sz w:val="24"/>
          <w:szCs w:val="24"/>
        </w:rPr>
        <w:t xml:space="preserve"> </w:t>
      </w:r>
      <w:r>
        <w:rPr>
          <w:sz w:val="24"/>
          <w:szCs w:val="24"/>
        </w:rPr>
        <w:t>low.</w:t>
      </w:r>
      <w:r>
        <w:rPr>
          <w:spacing w:val="-8"/>
          <w:sz w:val="24"/>
          <w:szCs w:val="24"/>
        </w:rPr>
        <w:t xml:space="preserve"> </w:t>
      </w:r>
      <w:proofErr w:type="spellStart"/>
      <w:r>
        <w:rPr>
          <w:sz w:val="24"/>
          <w:szCs w:val="24"/>
        </w:rPr>
        <w:t>OnceForAll</w:t>
      </w:r>
      <w:proofErr w:type="spellEnd"/>
      <w:r>
        <w:rPr>
          <w:spacing w:val="-8"/>
          <w:sz w:val="24"/>
          <w:szCs w:val="24"/>
        </w:rPr>
        <w:t xml:space="preserve"> </w:t>
      </w:r>
      <w:r>
        <w:rPr>
          <w:sz w:val="24"/>
          <w:szCs w:val="24"/>
        </w:rPr>
        <w:t>[65]</w:t>
      </w:r>
      <w:r>
        <w:rPr>
          <w:spacing w:val="-8"/>
          <w:sz w:val="24"/>
          <w:szCs w:val="24"/>
        </w:rPr>
        <w:t xml:space="preserve"> </w:t>
      </w:r>
      <w:r>
        <w:rPr>
          <w:sz w:val="24"/>
          <w:szCs w:val="24"/>
        </w:rPr>
        <w:t>also</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agent model</w:t>
      </w:r>
      <w:r>
        <w:rPr>
          <w:spacing w:val="-9"/>
          <w:sz w:val="24"/>
          <w:szCs w:val="24"/>
        </w:rPr>
        <w:t xml:space="preserve"> </w:t>
      </w:r>
      <w:r>
        <w:rPr>
          <w:sz w:val="24"/>
          <w:szCs w:val="24"/>
        </w:rPr>
        <w:t>to</w:t>
      </w:r>
      <w:r>
        <w:rPr>
          <w:spacing w:val="-9"/>
          <w:sz w:val="24"/>
          <w:szCs w:val="24"/>
        </w:rPr>
        <w:t xml:space="preserve"> </w:t>
      </w:r>
      <w:r>
        <w:rPr>
          <w:sz w:val="24"/>
          <w:szCs w:val="24"/>
        </w:rPr>
        <w:t>predict</w:t>
      </w:r>
      <w:r>
        <w:rPr>
          <w:spacing w:val="-9"/>
          <w:sz w:val="24"/>
          <w:szCs w:val="24"/>
        </w:rPr>
        <w:t xml:space="preserve"> </w:t>
      </w:r>
      <w:r>
        <w:rPr>
          <w:sz w:val="24"/>
          <w:szCs w:val="24"/>
        </w:rPr>
        <w:t>the</w:t>
      </w:r>
      <w:r>
        <w:rPr>
          <w:spacing w:val="-9"/>
          <w:sz w:val="24"/>
          <w:szCs w:val="24"/>
        </w:rPr>
        <w:t xml:space="preserve"> </w:t>
      </w:r>
      <w:r>
        <w:rPr>
          <w:sz w:val="24"/>
          <w:szCs w:val="24"/>
        </w:rPr>
        <w:t>accuracy</w:t>
      </w:r>
      <w:r>
        <w:rPr>
          <w:spacing w:val="-9"/>
          <w:sz w:val="24"/>
          <w:szCs w:val="24"/>
        </w:rPr>
        <w:t xml:space="preserve"> </w:t>
      </w:r>
      <w:r>
        <w:rPr>
          <w:sz w:val="24"/>
          <w:szCs w:val="24"/>
        </w:rPr>
        <w:t>of</w:t>
      </w:r>
      <w:r>
        <w:rPr>
          <w:spacing w:val="-9"/>
          <w:sz w:val="24"/>
          <w:szCs w:val="24"/>
        </w:rPr>
        <w:t xml:space="preserve"> </w:t>
      </w:r>
      <w:r>
        <w:rPr>
          <w:sz w:val="24"/>
          <w:szCs w:val="24"/>
        </w:rPr>
        <w:t>architecture</w:t>
      </w:r>
      <w:r>
        <w:rPr>
          <w:spacing w:val="-9"/>
          <w:sz w:val="24"/>
          <w:szCs w:val="24"/>
        </w:rPr>
        <w:t xml:space="preserve"> </w:t>
      </w:r>
      <w:r>
        <w:rPr>
          <w:sz w:val="24"/>
          <w:szCs w:val="24"/>
        </w:rPr>
        <w:t>coding.</w:t>
      </w:r>
      <w:r>
        <w:rPr>
          <w:spacing w:val="-9"/>
          <w:sz w:val="24"/>
          <w:szCs w:val="24"/>
        </w:rPr>
        <w:t xml:space="preserve"> </w:t>
      </w:r>
      <w:r>
        <w:rPr>
          <w:sz w:val="24"/>
          <w:szCs w:val="24"/>
        </w:rPr>
        <w:t>However, the agent model is trained offline for the whole search space, so</w:t>
      </w:r>
      <w:r>
        <w:rPr>
          <w:spacing w:val="47"/>
          <w:sz w:val="24"/>
          <w:szCs w:val="24"/>
        </w:rPr>
        <w:t xml:space="preserve"> </w:t>
      </w:r>
      <w:r>
        <w:rPr>
          <w:sz w:val="24"/>
          <w:szCs w:val="24"/>
        </w:rPr>
        <w:t>it</w:t>
      </w:r>
      <w:r>
        <w:rPr>
          <w:spacing w:val="47"/>
          <w:sz w:val="24"/>
          <w:szCs w:val="24"/>
        </w:rPr>
        <w:t xml:space="preserve"> </w:t>
      </w:r>
      <w:r>
        <w:rPr>
          <w:sz w:val="24"/>
          <w:szCs w:val="24"/>
        </w:rPr>
        <w:t>needs</w:t>
      </w:r>
      <w:r>
        <w:rPr>
          <w:spacing w:val="48"/>
          <w:sz w:val="24"/>
          <w:szCs w:val="24"/>
        </w:rPr>
        <w:t xml:space="preserve"> </w:t>
      </w:r>
      <w:r>
        <w:rPr>
          <w:sz w:val="24"/>
          <w:szCs w:val="24"/>
        </w:rPr>
        <w:t>a</w:t>
      </w:r>
      <w:r>
        <w:rPr>
          <w:spacing w:val="47"/>
          <w:sz w:val="24"/>
          <w:szCs w:val="24"/>
        </w:rPr>
        <w:t xml:space="preserve"> </w:t>
      </w:r>
      <w:r>
        <w:rPr>
          <w:sz w:val="24"/>
          <w:szCs w:val="24"/>
        </w:rPr>
        <w:t>large</w:t>
      </w:r>
      <w:r>
        <w:rPr>
          <w:spacing w:val="47"/>
          <w:sz w:val="24"/>
          <w:szCs w:val="24"/>
        </w:rPr>
        <w:t xml:space="preserve"> </w:t>
      </w:r>
      <w:r>
        <w:rPr>
          <w:sz w:val="24"/>
          <w:szCs w:val="24"/>
        </w:rPr>
        <w:t>number</w:t>
      </w:r>
      <w:r>
        <w:rPr>
          <w:spacing w:val="48"/>
          <w:sz w:val="24"/>
          <w:szCs w:val="24"/>
        </w:rPr>
        <w:t xml:space="preserve"> </w:t>
      </w:r>
      <w:r>
        <w:rPr>
          <w:sz w:val="24"/>
          <w:szCs w:val="24"/>
        </w:rPr>
        <w:t>of</w:t>
      </w:r>
      <w:r>
        <w:rPr>
          <w:spacing w:val="47"/>
          <w:sz w:val="24"/>
          <w:szCs w:val="24"/>
        </w:rPr>
        <w:t xml:space="preserve"> </w:t>
      </w:r>
      <w:r>
        <w:rPr>
          <w:sz w:val="24"/>
          <w:szCs w:val="24"/>
        </w:rPr>
        <w:t>samples</w:t>
      </w:r>
      <w:r>
        <w:rPr>
          <w:spacing w:val="47"/>
          <w:sz w:val="24"/>
          <w:szCs w:val="24"/>
        </w:rPr>
        <w:t xml:space="preserve"> </w:t>
      </w:r>
      <w:r>
        <w:rPr>
          <w:sz w:val="24"/>
          <w:szCs w:val="24"/>
        </w:rPr>
        <w:t>to</w:t>
      </w:r>
      <w:r>
        <w:rPr>
          <w:spacing w:val="48"/>
          <w:sz w:val="24"/>
          <w:szCs w:val="24"/>
        </w:rPr>
        <w:t xml:space="preserve"> </w:t>
      </w:r>
      <w:r>
        <w:rPr>
          <w:sz w:val="24"/>
          <w:szCs w:val="24"/>
        </w:rPr>
        <w:t>learn.</w:t>
      </w:r>
      <w:r>
        <w:rPr>
          <w:spacing w:val="47"/>
          <w:sz w:val="24"/>
          <w:szCs w:val="24"/>
        </w:rPr>
        <w:t xml:space="preserve"> </w:t>
      </w:r>
      <w:proofErr w:type="spellStart"/>
      <w:r>
        <w:rPr>
          <w:spacing w:val="-2"/>
          <w:sz w:val="24"/>
          <w:szCs w:val="24"/>
        </w:rPr>
        <w:t>ChamNet</w:t>
      </w:r>
      <w:proofErr w:type="spellEnd"/>
      <w:r>
        <w:rPr>
          <w:rFonts w:hint="eastAsia"/>
          <w:sz w:val="24"/>
          <w:szCs w:val="24"/>
        </w:rPr>
        <w:t xml:space="preserve"> </w:t>
      </w:r>
      <w:r>
        <w:rPr>
          <w:sz w:val="24"/>
          <w:szCs w:val="24"/>
        </w:rPr>
        <w:t>[66] trains many architectures through complete low-level optimization,</w:t>
      </w:r>
      <w:r>
        <w:rPr>
          <w:spacing w:val="-9"/>
          <w:sz w:val="24"/>
          <w:szCs w:val="24"/>
        </w:rPr>
        <w:t xml:space="preserve"> </w:t>
      </w:r>
      <w:r>
        <w:rPr>
          <w:sz w:val="24"/>
          <w:szCs w:val="24"/>
        </w:rPr>
        <w:t>and</w:t>
      </w:r>
      <w:r>
        <w:rPr>
          <w:spacing w:val="-9"/>
          <w:sz w:val="24"/>
          <w:szCs w:val="24"/>
        </w:rPr>
        <w:t xml:space="preserve"> </w:t>
      </w:r>
      <w:r>
        <w:rPr>
          <w:sz w:val="24"/>
          <w:szCs w:val="24"/>
        </w:rPr>
        <w:t>selects</w:t>
      </w:r>
      <w:r>
        <w:rPr>
          <w:spacing w:val="-9"/>
          <w:sz w:val="24"/>
          <w:szCs w:val="24"/>
        </w:rPr>
        <w:t xml:space="preserve"> </w:t>
      </w:r>
      <w:r>
        <w:rPr>
          <w:sz w:val="24"/>
          <w:szCs w:val="24"/>
        </w:rPr>
        <w:t>only</w:t>
      </w:r>
      <w:r>
        <w:rPr>
          <w:spacing w:val="-9"/>
          <w:sz w:val="24"/>
          <w:szCs w:val="24"/>
        </w:rPr>
        <w:t xml:space="preserve"> </w:t>
      </w:r>
      <w:r>
        <w:rPr>
          <w:sz w:val="24"/>
          <w:szCs w:val="24"/>
        </w:rPr>
        <w:t>300</w:t>
      </w:r>
      <w:r>
        <w:rPr>
          <w:spacing w:val="-9"/>
          <w:sz w:val="24"/>
          <w:szCs w:val="24"/>
        </w:rPr>
        <w:t xml:space="preserve"> </w:t>
      </w:r>
      <w:r>
        <w:rPr>
          <w:sz w:val="24"/>
          <w:szCs w:val="24"/>
        </w:rPr>
        <w:t>high-precision</w:t>
      </w:r>
      <w:r>
        <w:rPr>
          <w:spacing w:val="-9"/>
          <w:sz w:val="24"/>
          <w:szCs w:val="24"/>
        </w:rPr>
        <w:t xml:space="preserve"> </w:t>
      </w:r>
      <w:r>
        <w:rPr>
          <w:sz w:val="24"/>
          <w:szCs w:val="24"/>
        </w:rPr>
        <w:t>samples</w:t>
      </w:r>
      <w:r>
        <w:rPr>
          <w:spacing w:val="-9"/>
          <w:sz w:val="24"/>
          <w:szCs w:val="24"/>
        </w:rPr>
        <w:t xml:space="preserve"> </w:t>
      </w:r>
      <w:r>
        <w:rPr>
          <w:sz w:val="24"/>
          <w:szCs w:val="24"/>
        </w:rPr>
        <w:t xml:space="preserve">with different efficiency (trigger, delay, energy) to train alternative models offline. Our model only conducts </w:t>
      </w:r>
      <w:r>
        <w:rPr>
          <w:sz w:val="24"/>
          <w:szCs w:val="24"/>
        </w:rPr>
        <w:lastRenderedPageBreak/>
        <w:t xml:space="preserve">online learning on samples close to Pareto frontier, which significantly improves the efficiency of architecture search. Our model evaluation method draws lessons from the idea of </w:t>
      </w:r>
      <w:proofErr w:type="spellStart"/>
      <w:r>
        <w:rPr>
          <w:sz w:val="24"/>
          <w:szCs w:val="24"/>
        </w:rPr>
        <w:t>MSuNAS</w:t>
      </w:r>
      <w:proofErr w:type="spellEnd"/>
      <w:r>
        <w:rPr>
          <w:sz w:val="24"/>
          <w:szCs w:val="24"/>
        </w:rPr>
        <w:t>.</w:t>
      </w:r>
    </w:p>
    <w:p w14:paraId="5EAFE42D" w14:textId="77777777" w:rsidR="007166EA" w:rsidRDefault="007166EA" w:rsidP="007166EA">
      <w:pPr>
        <w:pStyle w:val="a5"/>
        <w:numPr>
          <w:ilvl w:val="0"/>
          <w:numId w:val="1"/>
        </w:numPr>
        <w:spacing w:before="102" w:line="249" w:lineRule="auto"/>
        <w:ind w:right="38"/>
        <w:jc w:val="center"/>
        <w:rPr>
          <w:sz w:val="28"/>
          <w:szCs w:val="28"/>
        </w:rPr>
      </w:pPr>
      <w:r>
        <w:rPr>
          <w:sz w:val="28"/>
          <w:szCs w:val="28"/>
        </w:rPr>
        <w:t>ARCHITECTURE</w:t>
      </w:r>
      <w:r>
        <w:rPr>
          <w:spacing w:val="69"/>
          <w:sz w:val="28"/>
          <w:szCs w:val="28"/>
        </w:rPr>
        <w:t xml:space="preserve"> </w:t>
      </w:r>
      <w:r>
        <w:rPr>
          <w:sz w:val="28"/>
          <w:szCs w:val="28"/>
        </w:rPr>
        <w:t>SEARCH</w:t>
      </w:r>
      <w:r>
        <w:rPr>
          <w:spacing w:val="69"/>
          <w:sz w:val="28"/>
          <w:szCs w:val="28"/>
        </w:rPr>
        <w:t xml:space="preserve"> </w:t>
      </w:r>
      <w:r>
        <w:rPr>
          <w:spacing w:val="-4"/>
          <w:sz w:val="28"/>
          <w:szCs w:val="28"/>
        </w:rPr>
        <w:t>SPACE</w:t>
      </w:r>
    </w:p>
    <w:p w14:paraId="1CD1775A" w14:textId="77777777" w:rsidR="007166EA" w:rsidRDefault="007166EA" w:rsidP="007166EA">
      <w:pPr>
        <w:pStyle w:val="a5"/>
        <w:spacing w:before="128" w:line="250" w:lineRule="auto"/>
        <w:ind w:firstLineChars="200" w:firstLine="480"/>
        <w:jc w:val="both"/>
        <w:rPr>
          <w:sz w:val="24"/>
          <w:szCs w:val="24"/>
        </w:rPr>
      </w:pPr>
      <w:r>
        <w:rPr>
          <w:sz w:val="24"/>
          <w:szCs w:val="24"/>
        </w:rPr>
        <w:t>This section introduces the search space of the model, including the search space of GNN and CNN. The search of GCN includes structure and hyperparameter search. The structure search includes the number of layers of the GCN layer and the width of the prediction layer of the graph network. Hyperparameter search includes learning rate, activation function type, dropout rate, etc. CNN [48]</w:t>
      </w:r>
      <w:r>
        <w:rPr>
          <w:spacing w:val="39"/>
          <w:sz w:val="24"/>
          <w:szCs w:val="24"/>
        </w:rPr>
        <w:t xml:space="preserve"> </w:t>
      </w:r>
      <w:r>
        <w:rPr>
          <w:sz w:val="24"/>
          <w:szCs w:val="24"/>
        </w:rPr>
        <w:t>architecture of our model</w:t>
      </w:r>
      <w:r>
        <w:rPr>
          <w:spacing w:val="39"/>
          <w:sz w:val="24"/>
          <w:szCs w:val="24"/>
        </w:rPr>
        <w:t xml:space="preserve"> </w:t>
      </w:r>
      <w:r>
        <w:rPr>
          <w:sz w:val="24"/>
          <w:szCs w:val="24"/>
        </w:rPr>
        <w:t>consists of one stem part and four Res CNN block parts. The CNN</w:t>
      </w:r>
      <w:r>
        <w:rPr>
          <w:spacing w:val="-10"/>
          <w:sz w:val="24"/>
          <w:szCs w:val="24"/>
        </w:rPr>
        <w:t xml:space="preserve"> </w:t>
      </w:r>
      <w:r>
        <w:rPr>
          <w:sz w:val="24"/>
          <w:szCs w:val="24"/>
        </w:rPr>
        <w:t>part</w:t>
      </w:r>
      <w:r>
        <w:rPr>
          <w:spacing w:val="-10"/>
          <w:sz w:val="24"/>
          <w:szCs w:val="24"/>
        </w:rPr>
        <w:t xml:space="preserve"> </w:t>
      </w:r>
      <w:r>
        <w:rPr>
          <w:sz w:val="24"/>
          <w:szCs w:val="24"/>
        </w:rPr>
        <w:t>of</w:t>
      </w:r>
      <w:r>
        <w:rPr>
          <w:spacing w:val="-10"/>
          <w:sz w:val="24"/>
          <w:szCs w:val="24"/>
        </w:rPr>
        <w:t xml:space="preserve"> </w:t>
      </w:r>
      <w:r>
        <w:rPr>
          <w:sz w:val="24"/>
          <w:szCs w:val="24"/>
        </w:rPr>
        <w:t>our</w:t>
      </w:r>
      <w:r>
        <w:rPr>
          <w:spacing w:val="-10"/>
          <w:sz w:val="24"/>
          <w:szCs w:val="24"/>
        </w:rPr>
        <w:t xml:space="preserve"> </w:t>
      </w:r>
      <w:r>
        <w:rPr>
          <w:sz w:val="24"/>
          <w:szCs w:val="24"/>
        </w:rPr>
        <w:t>model</w:t>
      </w:r>
      <w:r>
        <w:rPr>
          <w:spacing w:val="-10"/>
          <w:sz w:val="24"/>
          <w:szCs w:val="24"/>
        </w:rPr>
        <w:t xml:space="preserve"> </w:t>
      </w:r>
      <w:r>
        <w:rPr>
          <w:sz w:val="24"/>
          <w:szCs w:val="24"/>
        </w:rPr>
        <w:t>retains</w:t>
      </w:r>
      <w:r>
        <w:rPr>
          <w:spacing w:val="-10"/>
          <w:sz w:val="24"/>
          <w:szCs w:val="24"/>
        </w:rPr>
        <w:t xml:space="preserve"> </w:t>
      </w:r>
      <w:r>
        <w:rPr>
          <w:sz w:val="24"/>
          <w:szCs w:val="24"/>
        </w:rPr>
        <w:t>the</w:t>
      </w:r>
      <w:r>
        <w:rPr>
          <w:spacing w:val="-10"/>
          <w:sz w:val="24"/>
          <w:szCs w:val="24"/>
        </w:rPr>
        <w:t xml:space="preserve"> </w:t>
      </w:r>
      <w:r>
        <w:rPr>
          <w:sz w:val="24"/>
          <w:szCs w:val="24"/>
        </w:rPr>
        <w:t>stem</w:t>
      </w:r>
      <w:r>
        <w:rPr>
          <w:spacing w:val="-10"/>
          <w:sz w:val="24"/>
          <w:szCs w:val="24"/>
        </w:rPr>
        <w:t xml:space="preserve"> </w:t>
      </w:r>
      <w:r>
        <w:rPr>
          <w:sz w:val="24"/>
          <w:szCs w:val="24"/>
        </w:rPr>
        <w:t>part</w:t>
      </w:r>
      <w:r>
        <w:rPr>
          <w:spacing w:val="-10"/>
          <w:sz w:val="24"/>
          <w:szCs w:val="24"/>
        </w:rPr>
        <w:t xml:space="preserve"> </w:t>
      </w:r>
      <w:r>
        <w:rPr>
          <w:sz w:val="24"/>
          <w:szCs w:val="24"/>
        </w:rPr>
        <w:t>and</w:t>
      </w:r>
      <w:r>
        <w:rPr>
          <w:spacing w:val="-10"/>
          <w:sz w:val="24"/>
          <w:szCs w:val="24"/>
        </w:rPr>
        <w:t xml:space="preserve"> </w:t>
      </w:r>
      <w:r>
        <w:rPr>
          <w:sz w:val="24"/>
          <w:szCs w:val="24"/>
        </w:rPr>
        <w:t>extracts eight positions on the four Res CNN blocks. There are five options for each of these eight locations.</w:t>
      </w:r>
    </w:p>
    <w:p w14:paraId="7E209299" w14:textId="77777777" w:rsidR="007166EA" w:rsidRDefault="007166EA" w:rsidP="007166EA">
      <w:pPr>
        <w:pStyle w:val="a7"/>
        <w:numPr>
          <w:ilvl w:val="0"/>
          <w:numId w:val="4"/>
        </w:numPr>
        <w:tabs>
          <w:tab w:val="left" w:pos="391"/>
        </w:tabs>
        <w:ind w:left="272" w:right="0"/>
        <w:rPr>
          <w:i/>
          <w:sz w:val="24"/>
          <w:szCs w:val="24"/>
        </w:rPr>
      </w:pPr>
      <w:r>
        <w:rPr>
          <w:i/>
          <w:sz w:val="24"/>
          <w:szCs w:val="24"/>
        </w:rPr>
        <w:t>GNN</w:t>
      </w:r>
      <w:r>
        <w:rPr>
          <w:i/>
          <w:spacing w:val="2"/>
          <w:sz w:val="24"/>
          <w:szCs w:val="24"/>
        </w:rPr>
        <w:t xml:space="preserve"> </w:t>
      </w:r>
      <w:r>
        <w:rPr>
          <w:i/>
          <w:sz w:val="24"/>
          <w:szCs w:val="24"/>
        </w:rPr>
        <w:t>architecture</w:t>
      </w:r>
      <w:r>
        <w:rPr>
          <w:i/>
          <w:spacing w:val="3"/>
          <w:sz w:val="24"/>
          <w:szCs w:val="24"/>
        </w:rPr>
        <w:t xml:space="preserve"> </w:t>
      </w:r>
      <w:r>
        <w:rPr>
          <w:i/>
          <w:spacing w:val="-2"/>
          <w:sz w:val="24"/>
          <w:szCs w:val="24"/>
        </w:rPr>
        <w:t>search</w:t>
      </w:r>
    </w:p>
    <w:p w14:paraId="42A4F46A" w14:textId="77777777" w:rsidR="007166EA" w:rsidRDefault="007166EA" w:rsidP="007166EA">
      <w:pPr>
        <w:pStyle w:val="a5"/>
        <w:spacing w:before="105" w:line="250" w:lineRule="auto"/>
        <w:ind w:firstLineChars="200" w:firstLine="480"/>
        <w:jc w:val="both"/>
        <w:rPr>
          <w:sz w:val="24"/>
          <w:szCs w:val="24"/>
        </w:rPr>
      </w:pPr>
      <w:r>
        <w:rPr>
          <w:sz w:val="24"/>
          <w:szCs w:val="24"/>
        </w:rPr>
        <w:t>The specific genes and corresponding relationships are shown in Table I. The chromosome is divided into nine parts. The first part of chromosome is position 0. There is a gene indicating whether to use the direction information of graph data constructed by CAN IDs. The graph data can determine the</w:t>
      </w:r>
      <w:r>
        <w:rPr>
          <w:spacing w:val="40"/>
          <w:sz w:val="24"/>
          <w:szCs w:val="24"/>
        </w:rPr>
        <w:t xml:space="preserve"> </w:t>
      </w:r>
      <w:r>
        <w:rPr>
          <w:sz w:val="24"/>
          <w:szCs w:val="24"/>
        </w:rPr>
        <w:t>direction</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edge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directed</w:t>
      </w:r>
      <w:r>
        <w:rPr>
          <w:spacing w:val="40"/>
          <w:sz w:val="24"/>
          <w:szCs w:val="24"/>
        </w:rPr>
        <w:t xml:space="preserve"> </w:t>
      </w:r>
      <w:r>
        <w:rPr>
          <w:sz w:val="24"/>
          <w:szCs w:val="24"/>
        </w:rPr>
        <w:t>graph</w:t>
      </w:r>
      <w:r>
        <w:rPr>
          <w:spacing w:val="40"/>
          <w:sz w:val="24"/>
          <w:szCs w:val="24"/>
        </w:rPr>
        <w:t xml:space="preserve"> </w:t>
      </w:r>
      <w:r>
        <w:rPr>
          <w:sz w:val="24"/>
          <w:szCs w:val="24"/>
        </w:rPr>
        <w:t>according</w:t>
      </w:r>
      <w:r>
        <w:rPr>
          <w:spacing w:val="40"/>
          <w:sz w:val="24"/>
          <w:szCs w:val="24"/>
        </w:rPr>
        <w:t xml:space="preserve"> </w:t>
      </w:r>
      <w:r>
        <w:rPr>
          <w:sz w:val="24"/>
          <w:szCs w:val="24"/>
        </w:rPr>
        <w:t>to the sequential relationship between two adjacent frames. Specifically, the CAN IDs of the previous frame points to the next</w:t>
      </w:r>
      <w:r>
        <w:rPr>
          <w:spacing w:val="-4"/>
          <w:sz w:val="24"/>
          <w:szCs w:val="24"/>
        </w:rPr>
        <w:t xml:space="preserve"> </w:t>
      </w:r>
      <w:r>
        <w:rPr>
          <w:sz w:val="24"/>
          <w:szCs w:val="24"/>
        </w:rPr>
        <w:t>frame.</w:t>
      </w:r>
      <w:r>
        <w:rPr>
          <w:spacing w:val="-4"/>
          <w:sz w:val="24"/>
          <w:szCs w:val="24"/>
        </w:rPr>
        <w:t xml:space="preserve"> </w:t>
      </w:r>
      <w:r>
        <w:rPr>
          <w:sz w:val="24"/>
          <w:szCs w:val="24"/>
        </w:rPr>
        <w:t>Although</w:t>
      </w:r>
      <w:r>
        <w:rPr>
          <w:spacing w:val="-4"/>
          <w:sz w:val="24"/>
          <w:szCs w:val="24"/>
        </w:rPr>
        <w:t xml:space="preserve"> </w:t>
      </w:r>
      <w:r>
        <w:rPr>
          <w:sz w:val="24"/>
          <w:szCs w:val="24"/>
        </w:rPr>
        <w:t>using</w:t>
      </w:r>
      <w:r>
        <w:rPr>
          <w:spacing w:val="-4"/>
          <w:sz w:val="24"/>
          <w:szCs w:val="24"/>
        </w:rPr>
        <w:t xml:space="preserve"> </w:t>
      </w:r>
      <w:r>
        <w:rPr>
          <w:sz w:val="24"/>
          <w:szCs w:val="24"/>
        </w:rPr>
        <w:t>the</w:t>
      </w:r>
      <w:r>
        <w:rPr>
          <w:spacing w:val="-4"/>
          <w:sz w:val="24"/>
          <w:szCs w:val="24"/>
        </w:rPr>
        <w:t xml:space="preserve"> </w:t>
      </w:r>
      <w:r>
        <w:rPr>
          <w:sz w:val="24"/>
          <w:szCs w:val="24"/>
        </w:rPr>
        <w:t>direction</w:t>
      </w:r>
      <w:r>
        <w:rPr>
          <w:spacing w:val="-4"/>
          <w:sz w:val="24"/>
          <w:szCs w:val="24"/>
        </w:rPr>
        <w:t xml:space="preserve"> </w:t>
      </w:r>
      <w:r>
        <w:rPr>
          <w:sz w:val="24"/>
          <w:szCs w:val="24"/>
        </w:rPr>
        <w:t>of</w:t>
      </w:r>
      <w:r>
        <w:rPr>
          <w:spacing w:val="-4"/>
          <w:sz w:val="24"/>
          <w:szCs w:val="24"/>
        </w:rPr>
        <w:t xml:space="preserve"> </w:t>
      </w:r>
      <w:r>
        <w:rPr>
          <w:sz w:val="24"/>
          <w:szCs w:val="24"/>
        </w:rPr>
        <w:t>constructing</w:t>
      </w:r>
      <w:r>
        <w:rPr>
          <w:spacing w:val="-4"/>
          <w:sz w:val="24"/>
          <w:szCs w:val="24"/>
        </w:rPr>
        <w:t xml:space="preserve"> </w:t>
      </w:r>
      <w:r>
        <w:rPr>
          <w:sz w:val="24"/>
          <w:szCs w:val="24"/>
        </w:rPr>
        <w:t>graph data will make more use of the information of graph data, the experimental results show that using more graph information does not necessarily improve the recognition accuracy. See</w:t>
      </w:r>
      <w:r>
        <w:rPr>
          <w:spacing w:val="40"/>
          <w:sz w:val="24"/>
          <w:szCs w:val="24"/>
        </w:rPr>
        <w:t xml:space="preserve"> </w:t>
      </w:r>
      <w:r>
        <w:rPr>
          <w:sz w:val="24"/>
          <w:szCs w:val="24"/>
        </w:rPr>
        <w:t>the next section for the analysis of specific experimental results.</w:t>
      </w:r>
      <w:r>
        <w:rPr>
          <w:spacing w:val="29"/>
          <w:sz w:val="24"/>
          <w:szCs w:val="24"/>
        </w:rPr>
        <w:t xml:space="preserve"> </w:t>
      </w:r>
      <w:r>
        <w:rPr>
          <w:sz w:val="24"/>
          <w:szCs w:val="24"/>
        </w:rPr>
        <w:t>According</w:t>
      </w:r>
      <w:r>
        <w:rPr>
          <w:spacing w:val="29"/>
          <w:sz w:val="24"/>
          <w:szCs w:val="24"/>
        </w:rPr>
        <w:t xml:space="preserve"> </w:t>
      </w:r>
      <w:r>
        <w:rPr>
          <w:sz w:val="24"/>
          <w:szCs w:val="24"/>
        </w:rPr>
        <w:t>to</w:t>
      </w:r>
      <w:r>
        <w:rPr>
          <w:spacing w:val="29"/>
          <w:sz w:val="24"/>
          <w:szCs w:val="24"/>
        </w:rPr>
        <w:t xml:space="preserve"> </w:t>
      </w:r>
      <w:r>
        <w:rPr>
          <w:sz w:val="24"/>
          <w:szCs w:val="24"/>
        </w:rPr>
        <w:t>the</w:t>
      </w:r>
      <w:r>
        <w:rPr>
          <w:spacing w:val="29"/>
          <w:sz w:val="24"/>
          <w:szCs w:val="24"/>
        </w:rPr>
        <w:t xml:space="preserve"> </w:t>
      </w:r>
      <w:r>
        <w:rPr>
          <w:sz w:val="24"/>
          <w:szCs w:val="24"/>
        </w:rPr>
        <w:t>formula</w:t>
      </w:r>
      <w:r>
        <w:rPr>
          <w:spacing w:val="29"/>
          <w:sz w:val="24"/>
          <w:szCs w:val="24"/>
        </w:rPr>
        <w:t xml:space="preserve"> </w:t>
      </w:r>
      <w:r>
        <w:rPr>
          <w:sz w:val="24"/>
          <w:szCs w:val="24"/>
        </w:rPr>
        <w:t>in</w:t>
      </w:r>
      <w:r>
        <w:rPr>
          <w:spacing w:val="29"/>
          <w:sz w:val="24"/>
          <w:szCs w:val="24"/>
        </w:rPr>
        <w:t xml:space="preserve"> </w:t>
      </w:r>
      <w:r>
        <w:rPr>
          <w:sz w:val="24"/>
          <w:szCs w:val="24"/>
        </w:rPr>
        <w:t>the</w:t>
      </w:r>
      <w:r>
        <w:rPr>
          <w:spacing w:val="29"/>
          <w:sz w:val="24"/>
          <w:szCs w:val="24"/>
        </w:rPr>
        <w:t xml:space="preserve"> </w:t>
      </w:r>
      <w:r>
        <w:rPr>
          <w:sz w:val="24"/>
          <w:szCs w:val="24"/>
        </w:rPr>
        <w:t>previous</w:t>
      </w:r>
      <w:r>
        <w:rPr>
          <w:spacing w:val="29"/>
          <w:sz w:val="24"/>
          <w:szCs w:val="24"/>
        </w:rPr>
        <w:t xml:space="preserve"> </w:t>
      </w:r>
      <w:r>
        <w:rPr>
          <w:sz w:val="24"/>
          <w:szCs w:val="24"/>
        </w:rPr>
        <w:t>section,</w:t>
      </w:r>
      <w:r>
        <w:rPr>
          <w:spacing w:val="29"/>
          <w:sz w:val="24"/>
          <w:szCs w:val="24"/>
        </w:rPr>
        <w:t xml:space="preserve"> </w:t>
      </w:r>
      <w:r>
        <w:rPr>
          <w:sz w:val="24"/>
          <w:szCs w:val="24"/>
        </w:rPr>
        <w:t>it is necessary to obtain the Laplace matrix of each subgraph</w:t>
      </w:r>
      <w:r>
        <w:rPr>
          <w:spacing w:val="80"/>
          <w:sz w:val="24"/>
          <w:szCs w:val="24"/>
        </w:rPr>
        <w:t xml:space="preserve"> </w:t>
      </w:r>
      <w:r>
        <w:rPr>
          <w:sz w:val="24"/>
          <w:szCs w:val="24"/>
        </w:rPr>
        <w:t>and calculate the eigenvector of each subgraph. Whether to</w:t>
      </w:r>
      <w:r>
        <w:rPr>
          <w:spacing w:val="40"/>
          <w:sz w:val="24"/>
          <w:szCs w:val="24"/>
        </w:rPr>
        <w:t xml:space="preserve"> </w:t>
      </w:r>
      <w:r>
        <w:rPr>
          <w:sz w:val="24"/>
          <w:szCs w:val="24"/>
        </w:rPr>
        <w:t>use</w:t>
      </w:r>
      <w:r>
        <w:rPr>
          <w:spacing w:val="40"/>
          <w:sz w:val="24"/>
          <w:szCs w:val="24"/>
        </w:rPr>
        <w:t xml:space="preserve"> </w:t>
      </w:r>
      <w:r>
        <w:rPr>
          <w:sz w:val="24"/>
          <w:szCs w:val="24"/>
        </w:rPr>
        <w:t>regularization</w:t>
      </w:r>
      <w:r>
        <w:rPr>
          <w:spacing w:val="40"/>
          <w:sz w:val="24"/>
          <w:szCs w:val="24"/>
        </w:rPr>
        <w:t xml:space="preserve"> </w:t>
      </w:r>
      <w:r>
        <w:rPr>
          <w:sz w:val="24"/>
          <w:szCs w:val="24"/>
        </w:rPr>
        <w:t>for</w:t>
      </w:r>
      <w:r>
        <w:rPr>
          <w:spacing w:val="40"/>
          <w:sz w:val="24"/>
          <w:szCs w:val="24"/>
        </w:rPr>
        <w:t xml:space="preserve"> </w:t>
      </w:r>
      <w:r>
        <w:rPr>
          <w:sz w:val="24"/>
          <w:szCs w:val="24"/>
        </w:rPr>
        <w:t>Laplacian</w:t>
      </w:r>
      <w:r>
        <w:rPr>
          <w:spacing w:val="40"/>
          <w:sz w:val="24"/>
          <w:szCs w:val="24"/>
        </w:rPr>
        <w:t xml:space="preserve"> </w:t>
      </w:r>
      <w:r>
        <w:rPr>
          <w:sz w:val="24"/>
          <w:szCs w:val="24"/>
        </w:rPr>
        <w:t>matrix</w:t>
      </w:r>
      <w:r>
        <w:rPr>
          <w:spacing w:val="40"/>
          <w:sz w:val="24"/>
          <w:szCs w:val="24"/>
        </w:rPr>
        <w:t xml:space="preserve"> </w:t>
      </w:r>
      <w:r>
        <w:rPr>
          <w:sz w:val="24"/>
          <w:szCs w:val="24"/>
        </w:rPr>
        <w:t>before</w:t>
      </w:r>
      <w:r>
        <w:rPr>
          <w:spacing w:val="40"/>
          <w:sz w:val="24"/>
          <w:szCs w:val="24"/>
        </w:rPr>
        <w:t xml:space="preserve"> </w:t>
      </w:r>
      <w:r>
        <w:rPr>
          <w:sz w:val="24"/>
          <w:szCs w:val="24"/>
        </w:rPr>
        <w:t xml:space="preserve">calculating the eigenvector of each subgraph. The regularized Laplacian matrix </w:t>
      </w:r>
      <m:oMath>
        <m:sSub>
          <m:sSubPr>
            <m:ctrlPr>
              <w:rPr>
                <w:rFonts w:ascii="Cambria Math" w:eastAsia="宋体" w:hAnsi="Cambria Math"/>
                <w:i/>
                <w:sz w:val="24"/>
                <w:szCs w:val="24"/>
              </w:rPr>
            </m:ctrlPr>
          </m:sSubPr>
          <m:e>
            <m:r>
              <w:rPr>
                <w:rFonts w:ascii="Cambria Math" w:eastAsia="宋体" w:hAnsi="Cambria Math" w:hint="eastAsia"/>
                <w:sz w:val="24"/>
                <w:szCs w:val="24"/>
              </w:rPr>
              <m:t>L</m:t>
            </m:r>
          </m:e>
          <m:sub>
            <m:r>
              <w:rPr>
                <w:rFonts w:ascii="Cambria Math" w:eastAsia="宋体" w:hAnsi="Cambria Math"/>
                <w:sz w:val="24"/>
                <w:szCs w:val="24"/>
              </w:rPr>
              <m:t>norm</m:t>
            </m:r>
          </m:sub>
        </m:sSub>
      </m:oMath>
      <w:r>
        <w:rPr>
          <w:i/>
          <w:w w:val="115"/>
          <w:sz w:val="24"/>
          <w:szCs w:val="24"/>
        </w:rPr>
        <w:t xml:space="preserve"> </w:t>
      </w:r>
      <w:r>
        <w:rPr>
          <w:sz w:val="24"/>
          <w:szCs w:val="24"/>
        </w:rPr>
        <w:t xml:space="preserve">and the nonregularized Laplacian matrix </w:t>
      </w:r>
      <w:r>
        <w:rPr>
          <w:i/>
          <w:sz w:val="24"/>
          <w:szCs w:val="24"/>
        </w:rPr>
        <w:t xml:space="preserve">L </w:t>
      </w:r>
      <w:r>
        <w:rPr>
          <w:sz w:val="24"/>
          <w:szCs w:val="24"/>
        </w:rPr>
        <w:t>of</w:t>
      </w:r>
      <w:r>
        <w:rPr>
          <w:spacing w:val="80"/>
          <w:sz w:val="24"/>
          <w:szCs w:val="24"/>
        </w:rPr>
        <w:t xml:space="preserve"> </w:t>
      </w:r>
      <w:r>
        <w:rPr>
          <w:sz w:val="24"/>
          <w:szCs w:val="24"/>
        </w:rPr>
        <w:t>the graph network are expressed as (1)(2).</w:t>
      </w:r>
    </w:p>
    <w:p w14:paraId="4D4151A9" w14:textId="77777777" w:rsidR="007166EA" w:rsidRDefault="007166EA" w:rsidP="007166EA">
      <w:pPr>
        <w:jc w:val="right"/>
        <w:rPr>
          <w:sz w:val="24"/>
          <w:szCs w:val="24"/>
        </w:rPr>
      </w:pPr>
      <m:oMath>
        <m:r>
          <w:rPr>
            <w:rFonts w:ascii="Cambria Math" w:hAnsi="Cambria Math" w:hint="eastAsia"/>
            <w:sz w:val="24"/>
            <w:szCs w:val="24"/>
          </w:rPr>
          <m:t>L</m:t>
        </m:r>
        <m:r>
          <w:rPr>
            <w:rFonts w:ascii="Cambria Math" w:hAnsi="Cambria Math"/>
            <w:sz w:val="24"/>
            <w:szCs w:val="24"/>
          </w:rPr>
          <m:t xml:space="preserve"> = D – A</m:t>
        </m:r>
      </m:oMath>
      <w:r>
        <w:rPr>
          <w:rFonts w:hint="eastAsia"/>
          <w:sz w:val="24"/>
          <w:szCs w:val="24"/>
        </w:rPr>
        <w:t xml:space="preserve"> </w:t>
      </w:r>
      <w:r>
        <w:rPr>
          <w:sz w:val="24"/>
          <w:szCs w:val="24"/>
        </w:rPr>
        <w:t xml:space="preserve">                                           (1)</w:t>
      </w:r>
    </w:p>
    <w:p w14:paraId="5DE6A15A" w14:textId="77777777" w:rsidR="007166EA" w:rsidRDefault="00494148" w:rsidP="007166EA">
      <w:pPr>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rPr>
                <w:rFonts w:ascii="Cambria Math" w:hAnsi="Cambria Math"/>
                <w:i/>
                <w:sz w:val="24"/>
                <w:szCs w:val="24"/>
              </w:rPr>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1/2</m:t>
            </m:r>
          </m:sup>
        </m:sSup>
      </m:oMath>
      <w:r w:rsidR="007166EA">
        <w:rPr>
          <w:rFonts w:hint="eastAsia"/>
          <w:sz w:val="24"/>
          <w:szCs w:val="24"/>
        </w:rPr>
        <w:t xml:space="preserve"> </w:t>
      </w:r>
      <w:r w:rsidR="007166EA">
        <w:rPr>
          <w:sz w:val="24"/>
          <w:szCs w:val="24"/>
        </w:rPr>
        <w:t xml:space="preserve">                                (2)</w:t>
      </w:r>
    </w:p>
    <w:p w14:paraId="73C8D52E" w14:textId="77777777" w:rsidR="007166EA" w:rsidRDefault="007166EA" w:rsidP="007166EA">
      <w:pPr>
        <w:pStyle w:val="a5"/>
        <w:spacing w:before="147" w:line="249" w:lineRule="auto"/>
        <w:ind w:left="119" w:right="38" w:firstLine="199"/>
        <w:jc w:val="both"/>
        <w:rPr>
          <w:sz w:val="24"/>
          <w:szCs w:val="24"/>
        </w:rPr>
      </w:pPr>
      <w:r>
        <w:rPr>
          <w:sz w:val="24"/>
          <w:szCs w:val="24"/>
        </w:rPr>
        <w:t xml:space="preserve">Where </w:t>
      </w:r>
      <w:r>
        <w:rPr>
          <w:i/>
          <w:sz w:val="24"/>
          <w:szCs w:val="24"/>
        </w:rPr>
        <w:t xml:space="preserve">A </w:t>
      </w:r>
      <w:r>
        <w:rPr>
          <w:sz w:val="24"/>
          <w:szCs w:val="24"/>
        </w:rPr>
        <w:t xml:space="preserve">represents the adjacency matrix of graph data and </w:t>
      </w:r>
      <w:r>
        <w:rPr>
          <w:i/>
          <w:sz w:val="24"/>
          <w:szCs w:val="24"/>
        </w:rPr>
        <w:t>D</w:t>
      </w:r>
      <w:r>
        <w:rPr>
          <w:i/>
          <w:spacing w:val="35"/>
          <w:sz w:val="24"/>
          <w:szCs w:val="24"/>
        </w:rPr>
        <w:t xml:space="preserve"> </w:t>
      </w:r>
      <w:r>
        <w:rPr>
          <w:sz w:val="24"/>
          <w:szCs w:val="24"/>
        </w:rPr>
        <w:t>represents</w:t>
      </w:r>
      <w:r>
        <w:rPr>
          <w:spacing w:val="29"/>
          <w:sz w:val="24"/>
          <w:szCs w:val="24"/>
        </w:rPr>
        <w:t xml:space="preserve"> </w:t>
      </w:r>
      <w:r>
        <w:rPr>
          <w:sz w:val="24"/>
          <w:szCs w:val="24"/>
        </w:rPr>
        <w:t>the</w:t>
      </w:r>
      <w:r>
        <w:rPr>
          <w:spacing w:val="29"/>
          <w:sz w:val="24"/>
          <w:szCs w:val="24"/>
        </w:rPr>
        <w:t xml:space="preserve"> </w:t>
      </w:r>
      <w:r>
        <w:rPr>
          <w:sz w:val="24"/>
          <w:szCs w:val="24"/>
        </w:rPr>
        <w:t>degree</w:t>
      </w:r>
      <w:r>
        <w:rPr>
          <w:spacing w:val="29"/>
          <w:sz w:val="24"/>
          <w:szCs w:val="24"/>
        </w:rPr>
        <w:t xml:space="preserve"> </w:t>
      </w:r>
      <w:r>
        <w:rPr>
          <w:sz w:val="24"/>
          <w:szCs w:val="24"/>
        </w:rPr>
        <w:t>matrix</w:t>
      </w:r>
      <w:r>
        <w:rPr>
          <w:spacing w:val="29"/>
          <w:sz w:val="24"/>
          <w:szCs w:val="24"/>
        </w:rPr>
        <w:t xml:space="preserve"> </w:t>
      </w:r>
      <w:r>
        <w:rPr>
          <w:sz w:val="24"/>
          <w:szCs w:val="24"/>
        </w:rPr>
        <w:t>of</w:t>
      </w:r>
      <w:r>
        <w:rPr>
          <w:spacing w:val="29"/>
          <w:sz w:val="24"/>
          <w:szCs w:val="24"/>
        </w:rPr>
        <w:t xml:space="preserve"> </w:t>
      </w:r>
      <w:r>
        <w:rPr>
          <w:sz w:val="24"/>
          <w:szCs w:val="24"/>
        </w:rPr>
        <w:t>graph</w:t>
      </w:r>
      <w:r>
        <w:rPr>
          <w:spacing w:val="29"/>
          <w:sz w:val="24"/>
          <w:szCs w:val="24"/>
        </w:rPr>
        <w:t xml:space="preserve"> </w:t>
      </w:r>
      <w:r>
        <w:rPr>
          <w:sz w:val="24"/>
          <w:szCs w:val="24"/>
        </w:rPr>
        <w:t>data. The</w:t>
      </w:r>
      <w:r>
        <w:rPr>
          <w:spacing w:val="29"/>
          <w:sz w:val="24"/>
          <w:szCs w:val="24"/>
        </w:rPr>
        <w:t xml:space="preserve"> </w:t>
      </w:r>
      <w:r>
        <w:rPr>
          <w:sz w:val="24"/>
          <w:szCs w:val="24"/>
        </w:rPr>
        <w:t>third</w:t>
      </w:r>
      <w:r>
        <w:rPr>
          <w:spacing w:val="29"/>
          <w:sz w:val="24"/>
          <w:szCs w:val="24"/>
        </w:rPr>
        <w:t xml:space="preserve"> </w:t>
      </w:r>
      <w:r>
        <w:rPr>
          <w:sz w:val="24"/>
          <w:szCs w:val="24"/>
        </w:rPr>
        <w:t>part of the chromosome, positions 2 to 3, is the depth of the two GCN blocks. One GCN block is laid before graph coarsen,</w:t>
      </w:r>
      <w:r>
        <w:rPr>
          <w:spacing w:val="40"/>
          <w:sz w:val="24"/>
          <w:szCs w:val="24"/>
        </w:rPr>
        <w:t xml:space="preserve"> </w:t>
      </w:r>
      <w:r>
        <w:rPr>
          <w:sz w:val="24"/>
          <w:szCs w:val="24"/>
        </w:rPr>
        <w:t>and the one is laid after graph coarsen. The fourth part of chromosome, positions 4 to 5, is the number of neurons in each</w:t>
      </w:r>
      <w:r>
        <w:rPr>
          <w:spacing w:val="-11"/>
          <w:sz w:val="24"/>
          <w:szCs w:val="24"/>
        </w:rPr>
        <w:t xml:space="preserve"> </w:t>
      </w:r>
      <w:r>
        <w:rPr>
          <w:sz w:val="24"/>
          <w:szCs w:val="24"/>
        </w:rPr>
        <w:t>layer</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prediction</w:t>
      </w:r>
      <w:r>
        <w:rPr>
          <w:spacing w:val="-11"/>
          <w:sz w:val="24"/>
          <w:szCs w:val="24"/>
        </w:rPr>
        <w:t xml:space="preserve"> </w:t>
      </w:r>
      <w:r>
        <w:rPr>
          <w:sz w:val="24"/>
          <w:szCs w:val="24"/>
        </w:rPr>
        <w:t>layers. In</w:t>
      </w:r>
      <w:r>
        <w:rPr>
          <w:spacing w:val="-11"/>
          <w:sz w:val="24"/>
          <w:szCs w:val="24"/>
        </w:rPr>
        <w:t xml:space="preserve"> </w:t>
      </w:r>
      <w:r>
        <w:rPr>
          <w:sz w:val="24"/>
          <w:szCs w:val="24"/>
        </w:rPr>
        <w:t>the</w:t>
      </w:r>
      <w:r>
        <w:rPr>
          <w:spacing w:val="-11"/>
          <w:sz w:val="24"/>
          <w:szCs w:val="24"/>
        </w:rPr>
        <w:t xml:space="preserve"> </w:t>
      </w:r>
      <w:r>
        <w:rPr>
          <w:sz w:val="24"/>
          <w:szCs w:val="24"/>
        </w:rPr>
        <w:t>process</w:t>
      </w:r>
      <w:r>
        <w:rPr>
          <w:spacing w:val="-11"/>
          <w:sz w:val="24"/>
          <w:szCs w:val="24"/>
        </w:rPr>
        <w:t xml:space="preserve"> </w:t>
      </w:r>
      <w:r>
        <w:rPr>
          <w:sz w:val="24"/>
          <w:szCs w:val="24"/>
        </w:rPr>
        <w:t>of</w:t>
      </w:r>
      <w:r>
        <w:rPr>
          <w:spacing w:val="-11"/>
          <w:sz w:val="24"/>
          <w:szCs w:val="24"/>
        </w:rPr>
        <w:t xml:space="preserve"> </w:t>
      </w:r>
      <w:r>
        <w:rPr>
          <w:sz w:val="24"/>
          <w:szCs w:val="24"/>
        </w:rPr>
        <w:t>evolutionary algorithm search, the neural network architecture refers to [62], [67], are dynamically changed. The appropriate number of</w:t>
      </w:r>
      <w:r>
        <w:rPr>
          <w:spacing w:val="40"/>
          <w:sz w:val="24"/>
          <w:szCs w:val="24"/>
        </w:rPr>
        <w:t xml:space="preserve"> </w:t>
      </w:r>
      <w:r>
        <w:rPr>
          <w:sz w:val="24"/>
          <w:szCs w:val="24"/>
        </w:rPr>
        <w:t>layers</w:t>
      </w:r>
      <w:r>
        <w:rPr>
          <w:spacing w:val="40"/>
          <w:sz w:val="24"/>
          <w:szCs w:val="24"/>
        </w:rPr>
        <w:t xml:space="preserve"> </w:t>
      </w:r>
      <w:r>
        <w:rPr>
          <w:sz w:val="24"/>
          <w:szCs w:val="24"/>
        </w:rPr>
        <w:t>of</w:t>
      </w:r>
      <w:r>
        <w:rPr>
          <w:spacing w:val="40"/>
          <w:sz w:val="24"/>
          <w:szCs w:val="24"/>
        </w:rPr>
        <w:t xml:space="preserve"> </w:t>
      </w:r>
      <w:r>
        <w:rPr>
          <w:sz w:val="24"/>
          <w:szCs w:val="24"/>
        </w:rPr>
        <w:t>graph</w:t>
      </w:r>
      <w:r>
        <w:rPr>
          <w:spacing w:val="40"/>
          <w:sz w:val="24"/>
          <w:szCs w:val="24"/>
        </w:rPr>
        <w:t xml:space="preserve"> </w:t>
      </w:r>
      <w:r>
        <w:rPr>
          <w:sz w:val="24"/>
          <w:szCs w:val="24"/>
        </w:rPr>
        <w:t>convolution</w:t>
      </w:r>
      <w:r>
        <w:rPr>
          <w:spacing w:val="40"/>
          <w:sz w:val="24"/>
          <w:szCs w:val="24"/>
        </w:rPr>
        <w:t xml:space="preserve"> </w:t>
      </w:r>
      <w:r>
        <w:rPr>
          <w:sz w:val="24"/>
          <w:szCs w:val="24"/>
        </w:rPr>
        <w:t>and</w:t>
      </w:r>
      <w:r>
        <w:rPr>
          <w:spacing w:val="40"/>
          <w:sz w:val="24"/>
          <w:szCs w:val="24"/>
        </w:rPr>
        <w:t xml:space="preserve"> </w:t>
      </w:r>
      <w:r>
        <w:rPr>
          <w:sz w:val="24"/>
          <w:szCs w:val="24"/>
        </w:rPr>
        <w:t>the</w:t>
      </w:r>
      <w:r>
        <w:rPr>
          <w:spacing w:val="40"/>
          <w:sz w:val="24"/>
          <w:szCs w:val="24"/>
        </w:rPr>
        <w:t xml:space="preserve"> </w:t>
      </w:r>
      <w:r>
        <w:rPr>
          <w:sz w:val="24"/>
          <w:szCs w:val="24"/>
        </w:rPr>
        <w:t>number</w:t>
      </w:r>
      <w:r>
        <w:rPr>
          <w:spacing w:val="40"/>
          <w:sz w:val="24"/>
          <w:szCs w:val="24"/>
        </w:rPr>
        <w:t xml:space="preserve"> </w:t>
      </w:r>
      <w:r>
        <w:rPr>
          <w:sz w:val="24"/>
          <w:szCs w:val="24"/>
        </w:rPr>
        <w:t>of</w:t>
      </w:r>
      <w:r>
        <w:rPr>
          <w:spacing w:val="40"/>
          <w:sz w:val="24"/>
          <w:szCs w:val="24"/>
        </w:rPr>
        <w:t xml:space="preserve"> </w:t>
      </w:r>
      <w:r>
        <w:rPr>
          <w:sz w:val="24"/>
          <w:szCs w:val="24"/>
        </w:rPr>
        <w:t xml:space="preserve">neurons in the prediction layer can achieve good detection accuracy while the complexity is not high. Parts 5 to 7 of chromosome, positions 6 to 8, represent the hyperparameters in the network architecture, such as dropout rate, learning rate, etc. </w:t>
      </w:r>
      <w:r>
        <w:rPr>
          <w:sz w:val="24"/>
          <w:szCs w:val="24"/>
        </w:rPr>
        <w:lastRenderedPageBreak/>
        <w:t>Chromosome Part 8, positions 9 to 10, respectively represent how to reduce the dimension into a one-dimensional vector after each convolution block outputs the convolution result. There are three</w:t>
      </w:r>
      <w:r>
        <w:rPr>
          <w:spacing w:val="-7"/>
          <w:sz w:val="24"/>
          <w:szCs w:val="24"/>
        </w:rPr>
        <w:t xml:space="preserve"> </w:t>
      </w:r>
      <w:r>
        <w:rPr>
          <w:sz w:val="24"/>
          <w:szCs w:val="24"/>
        </w:rPr>
        <w:t>options:</w:t>
      </w:r>
      <w:r>
        <w:rPr>
          <w:spacing w:val="-7"/>
          <w:sz w:val="24"/>
          <w:szCs w:val="24"/>
        </w:rPr>
        <w:t xml:space="preserve"> </w:t>
      </w:r>
      <w:r>
        <w:rPr>
          <w:sz w:val="24"/>
          <w:szCs w:val="24"/>
        </w:rPr>
        <w:t>sum,</w:t>
      </w:r>
      <w:r>
        <w:rPr>
          <w:spacing w:val="-7"/>
          <w:sz w:val="24"/>
          <w:szCs w:val="24"/>
        </w:rPr>
        <w:t xml:space="preserve"> </w:t>
      </w:r>
      <w:r>
        <w:rPr>
          <w:sz w:val="24"/>
          <w:szCs w:val="24"/>
        </w:rPr>
        <w:t>average</w:t>
      </w:r>
      <w:r>
        <w:rPr>
          <w:spacing w:val="-7"/>
          <w:sz w:val="24"/>
          <w:szCs w:val="24"/>
        </w:rPr>
        <w:t xml:space="preserve"> </w:t>
      </w:r>
      <w:r>
        <w:rPr>
          <w:sz w:val="24"/>
          <w:szCs w:val="24"/>
        </w:rPr>
        <w:t>and</w:t>
      </w:r>
      <w:r>
        <w:rPr>
          <w:spacing w:val="-7"/>
          <w:sz w:val="24"/>
          <w:szCs w:val="24"/>
        </w:rPr>
        <w:t xml:space="preserve"> </w:t>
      </w:r>
      <w:r>
        <w:rPr>
          <w:sz w:val="24"/>
          <w:szCs w:val="24"/>
        </w:rPr>
        <w:t>maximum</w:t>
      </w:r>
      <w:r>
        <w:rPr>
          <w:spacing w:val="-7"/>
          <w:sz w:val="24"/>
          <w:szCs w:val="24"/>
        </w:rPr>
        <w:t xml:space="preserve"> </w:t>
      </w:r>
      <w:r>
        <w:rPr>
          <w:sz w:val="24"/>
          <w:szCs w:val="24"/>
        </w:rPr>
        <w:t>for</w:t>
      </w:r>
      <w:r>
        <w:rPr>
          <w:spacing w:val="-7"/>
          <w:sz w:val="24"/>
          <w:szCs w:val="24"/>
        </w:rPr>
        <w:t xml:space="preserve"> </w:t>
      </w:r>
      <w:r>
        <w:rPr>
          <w:sz w:val="24"/>
          <w:szCs w:val="24"/>
        </w:rPr>
        <w:t>each</w:t>
      </w:r>
      <w:r>
        <w:rPr>
          <w:spacing w:val="-7"/>
          <w:sz w:val="24"/>
          <w:szCs w:val="24"/>
        </w:rPr>
        <w:t xml:space="preserve"> </w:t>
      </w:r>
      <w:r>
        <w:rPr>
          <w:sz w:val="24"/>
          <w:szCs w:val="24"/>
        </w:rPr>
        <w:t>dimension. Part 9 of chromosome represents the activation function after the end of convolution or FCNN.</w:t>
      </w:r>
    </w:p>
    <w:p w14:paraId="7AA73D98" w14:textId="77777777" w:rsidR="007166EA" w:rsidRDefault="007166EA" w:rsidP="007166EA">
      <w:pPr>
        <w:pStyle w:val="ae"/>
        <w:keepNext/>
        <w:jc w:val="center"/>
      </w:pPr>
      <w:r>
        <w:t xml:space="preserve">Table </w:t>
      </w:r>
      <w:fldSimple w:instr=" SEQ Table \* ARABIC ">
        <w:r>
          <w:rPr>
            <w:noProof/>
          </w:rPr>
          <w:t>1</w:t>
        </w:r>
      </w:fldSimple>
      <w:r>
        <w:t xml:space="preserve"> GNN search space</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7166EA" w14:paraId="3DD73E1E" w14:textId="77777777" w:rsidTr="00D9111A">
        <w:trPr>
          <w:jc w:val="center"/>
        </w:trPr>
        <w:tc>
          <w:tcPr>
            <w:tcW w:w="846" w:type="dxa"/>
            <w:tcBorders>
              <w:bottom w:val="single" w:sz="2" w:space="0" w:color="auto"/>
            </w:tcBorders>
            <w:vAlign w:val="center"/>
          </w:tcPr>
          <w:p w14:paraId="7CF2E208" w14:textId="77777777" w:rsidR="007166EA" w:rsidRDefault="007166EA" w:rsidP="00D9111A">
            <w:pPr>
              <w:jc w:val="center"/>
            </w:pPr>
            <w:r>
              <w:rPr>
                <w:rFonts w:hint="eastAsia"/>
              </w:rPr>
              <w:t>Part</w:t>
            </w:r>
          </w:p>
        </w:tc>
        <w:tc>
          <w:tcPr>
            <w:tcW w:w="992" w:type="dxa"/>
            <w:tcBorders>
              <w:bottom w:val="single" w:sz="2" w:space="0" w:color="auto"/>
            </w:tcBorders>
            <w:vAlign w:val="center"/>
          </w:tcPr>
          <w:p w14:paraId="0CD649D1" w14:textId="77777777" w:rsidR="007166EA" w:rsidRDefault="007166EA" w:rsidP="00D9111A">
            <w:pPr>
              <w:jc w:val="center"/>
            </w:pPr>
            <w:r>
              <w:t>Posit</w:t>
            </w:r>
            <w:r>
              <w:rPr>
                <w:rFonts w:hint="eastAsia"/>
              </w:rPr>
              <w:t>io</w:t>
            </w:r>
            <w:r>
              <w:t>n</w:t>
            </w:r>
          </w:p>
        </w:tc>
        <w:tc>
          <w:tcPr>
            <w:tcW w:w="3686" w:type="dxa"/>
            <w:tcBorders>
              <w:bottom w:val="single" w:sz="2" w:space="0" w:color="auto"/>
            </w:tcBorders>
            <w:vAlign w:val="center"/>
          </w:tcPr>
          <w:p w14:paraId="13DA829D" w14:textId="77777777" w:rsidR="007166EA" w:rsidRDefault="007166EA" w:rsidP="00D9111A">
            <w:pPr>
              <w:jc w:val="center"/>
              <w:rPr>
                <w:szCs w:val="21"/>
              </w:rPr>
            </w:pPr>
            <w:r>
              <w:rPr>
                <w:szCs w:val="21"/>
              </w:rPr>
              <w:t>meaning</w:t>
            </w:r>
          </w:p>
        </w:tc>
        <w:tc>
          <w:tcPr>
            <w:tcW w:w="2772" w:type="dxa"/>
            <w:tcBorders>
              <w:bottom w:val="single" w:sz="2" w:space="0" w:color="auto"/>
            </w:tcBorders>
            <w:vAlign w:val="center"/>
          </w:tcPr>
          <w:p w14:paraId="40D1708A" w14:textId="77777777" w:rsidR="007166EA" w:rsidRDefault="007166EA" w:rsidP="00D9111A">
            <w:pPr>
              <w:jc w:val="center"/>
              <w:rPr>
                <w:szCs w:val="21"/>
              </w:rPr>
            </w:pPr>
            <w:r>
              <w:rPr>
                <w:szCs w:val="21"/>
              </w:rPr>
              <w:t>Search space</w:t>
            </w:r>
          </w:p>
        </w:tc>
      </w:tr>
      <w:tr w:rsidR="007166EA" w14:paraId="1FB510DB" w14:textId="77777777" w:rsidTr="00D9111A">
        <w:trPr>
          <w:jc w:val="center"/>
        </w:trPr>
        <w:tc>
          <w:tcPr>
            <w:tcW w:w="846" w:type="dxa"/>
            <w:tcBorders>
              <w:top w:val="single" w:sz="2" w:space="0" w:color="auto"/>
              <w:bottom w:val="nil"/>
            </w:tcBorders>
            <w:vAlign w:val="center"/>
          </w:tcPr>
          <w:p w14:paraId="0576D287" w14:textId="77777777" w:rsidR="007166EA" w:rsidRDefault="007166EA" w:rsidP="00D9111A">
            <w:pPr>
              <w:jc w:val="center"/>
            </w:pPr>
            <w:r>
              <w:rPr>
                <w:rFonts w:hint="eastAsia"/>
              </w:rPr>
              <w:t>1</w:t>
            </w:r>
          </w:p>
        </w:tc>
        <w:tc>
          <w:tcPr>
            <w:tcW w:w="992" w:type="dxa"/>
            <w:tcBorders>
              <w:top w:val="single" w:sz="2" w:space="0" w:color="auto"/>
              <w:bottom w:val="nil"/>
            </w:tcBorders>
            <w:vAlign w:val="center"/>
          </w:tcPr>
          <w:p w14:paraId="3A773F6A" w14:textId="77777777" w:rsidR="007166EA" w:rsidRDefault="007166EA" w:rsidP="00D9111A">
            <w:pPr>
              <w:jc w:val="center"/>
            </w:pPr>
            <w:r>
              <w:rPr>
                <w:rFonts w:hint="eastAsia"/>
              </w:rPr>
              <w:t>0</w:t>
            </w:r>
          </w:p>
        </w:tc>
        <w:tc>
          <w:tcPr>
            <w:tcW w:w="3686" w:type="dxa"/>
            <w:tcBorders>
              <w:top w:val="single" w:sz="2" w:space="0" w:color="auto"/>
              <w:bottom w:val="nil"/>
            </w:tcBorders>
            <w:vAlign w:val="center"/>
          </w:tcPr>
          <w:p w14:paraId="0BC88C18" w14:textId="77777777" w:rsidR="007166EA" w:rsidRDefault="007166EA" w:rsidP="00D9111A">
            <w:pPr>
              <w:jc w:val="center"/>
              <w:rPr>
                <w:szCs w:val="21"/>
              </w:rPr>
            </w:pPr>
            <w:r>
              <w:rPr>
                <w:rFonts w:eastAsia="PingFang SC"/>
                <w:color w:val="000000"/>
                <w:szCs w:val="21"/>
              </w:rPr>
              <w:t>directed/undirected graph</w:t>
            </w:r>
          </w:p>
        </w:tc>
        <w:tc>
          <w:tcPr>
            <w:tcW w:w="2772" w:type="dxa"/>
            <w:tcBorders>
              <w:top w:val="single" w:sz="2" w:space="0" w:color="auto"/>
              <w:bottom w:val="nil"/>
            </w:tcBorders>
            <w:vAlign w:val="center"/>
          </w:tcPr>
          <w:p w14:paraId="27B32C3E" w14:textId="77777777" w:rsidR="007166EA" w:rsidRDefault="007166EA" w:rsidP="00D9111A">
            <w:pPr>
              <w:jc w:val="center"/>
              <w:rPr>
                <w:szCs w:val="21"/>
              </w:rPr>
            </w:pPr>
            <w:r>
              <w:rPr>
                <w:rFonts w:eastAsia="PingFang SC"/>
                <w:color w:val="000000"/>
                <w:szCs w:val="21"/>
              </w:rPr>
              <w:t>directed undirected</w:t>
            </w:r>
          </w:p>
        </w:tc>
      </w:tr>
      <w:tr w:rsidR="007166EA" w14:paraId="0A27CC71" w14:textId="77777777" w:rsidTr="00D9111A">
        <w:trPr>
          <w:jc w:val="center"/>
        </w:trPr>
        <w:tc>
          <w:tcPr>
            <w:tcW w:w="846" w:type="dxa"/>
            <w:tcBorders>
              <w:top w:val="nil"/>
              <w:bottom w:val="nil"/>
            </w:tcBorders>
            <w:vAlign w:val="center"/>
          </w:tcPr>
          <w:p w14:paraId="00545C3B" w14:textId="77777777" w:rsidR="007166EA" w:rsidRDefault="007166EA" w:rsidP="00D9111A">
            <w:pPr>
              <w:jc w:val="center"/>
            </w:pPr>
            <w:r>
              <w:rPr>
                <w:rFonts w:hint="eastAsia"/>
              </w:rPr>
              <w:t>2</w:t>
            </w:r>
          </w:p>
        </w:tc>
        <w:tc>
          <w:tcPr>
            <w:tcW w:w="992" w:type="dxa"/>
            <w:tcBorders>
              <w:top w:val="nil"/>
              <w:bottom w:val="nil"/>
            </w:tcBorders>
            <w:vAlign w:val="center"/>
          </w:tcPr>
          <w:p w14:paraId="3F62FF87" w14:textId="77777777" w:rsidR="007166EA" w:rsidRDefault="007166EA" w:rsidP="00D9111A">
            <w:pPr>
              <w:jc w:val="center"/>
            </w:pPr>
            <w:r>
              <w:rPr>
                <w:rFonts w:hint="eastAsia"/>
              </w:rPr>
              <w:t>1</w:t>
            </w:r>
          </w:p>
        </w:tc>
        <w:tc>
          <w:tcPr>
            <w:tcW w:w="3686" w:type="dxa"/>
            <w:tcBorders>
              <w:top w:val="nil"/>
              <w:bottom w:val="nil"/>
            </w:tcBorders>
            <w:vAlign w:val="center"/>
          </w:tcPr>
          <w:p w14:paraId="53F1AB72" w14:textId="77777777" w:rsidR="007166EA" w:rsidRDefault="007166EA" w:rsidP="00D9111A">
            <w:pPr>
              <w:jc w:val="center"/>
              <w:rPr>
                <w:szCs w:val="21"/>
              </w:rPr>
            </w:pPr>
            <w:r>
              <w:rPr>
                <w:rFonts w:eastAsia="PingFang SC"/>
                <w:color w:val="000000"/>
                <w:szCs w:val="21"/>
              </w:rPr>
              <w:t>Whether Normalization of subgraph</w:t>
            </w:r>
          </w:p>
        </w:tc>
        <w:tc>
          <w:tcPr>
            <w:tcW w:w="2772" w:type="dxa"/>
            <w:tcBorders>
              <w:top w:val="nil"/>
              <w:bottom w:val="nil"/>
            </w:tcBorders>
            <w:vAlign w:val="center"/>
          </w:tcPr>
          <w:p w14:paraId="794B0EA0" w14:textId="77777777" w:rsidR="007166EA" w:rsidRDefault="007166EA" w:rsidP="00D9111A">
            <w:pPr>
              <w:jc w:val="center"/>
              <w:rPr>
                <w:rFonts w:eastAsia="PingFang SC"/>
                <w:color w:val="000000"/>
                <w:szCs w:val="21"/>
              </w:rPr>
            </w:pPr>
            <w:r>
              <w:rPr>
                <w:rFonts w:eastAsia="PingFang SC"/>
                <w:color w:val="000000"/>
                <w:szCs w:val="21"/>
              </w:rPr>
              <w:t xml:space="preserve">not normalization </w:t>
            </w:r>
          </w:p>
          <w:p w14:paraId="4F7D04A3" w14:textId="77777777" w:rsidR="007166EA" w:rsidRDefault="007166EA" w:rsidP="00D9111A">
            <w:pPr>
              <w:jc w:val="center"/>
              <w:rPr>
                <w:szCs w:val="21"/>
              </w:rPr>
            </w:pPr>
            <w:r>
              <w:rPr>
                <w:rFonts w:eastAsia="PingFang SC"/>
                <w:color w:val="000000"/>
                <w:szCs w:val="21"/>
              </w:rPr>
              <w:t>normalization</w:t>
            </w:r>
          </w:p>
        </w:tc>
      </w:tr>
      <w:tr w:rsidR="007166EA" w14:paraId="3FB30B43" w14:textId="77777777" w:rsidTr="00D9111A">
        <w:trPr>
          <w:jc w:val="center"/>
        </w:trPr>
        <w:tc>
          <w:tcPr>
            <w:tcW w:w="846" w:type="dxa"/>
            <w:tcBorders>
              <w:top w:val="nil"/>
              <w:bottom w:val="nil"/>
            </w:tcBorders>
            <w:vAlign w:val="center"/>
          </w:tcPr>
          <w:p w14:paraId="33DABBC1" w14:textId="77777777" w:rsidR="007166EA" w:rsidRDefault="007166EA" w:rsidP="00D9111A">
            <w:pPr>
              <w:jc w:val="center"/>
            </w:pPr>
            <w:r>
              <w:rPr>
                <w:rFonts w:hint="eastAsia"/>
              </w:rPr>
              <w:t>3</w:t>
            </w:r>
          </w:p>
        </w:tc>
        <w:tc>
          <w:tcPr>
            <w:tcW w:w="992" w:type="dxa"/>
            <w:tcBorders>
              <w:top w:val="nil"/>
              <w:bottom w:val="nil"/>
            </w:tcBorders>
            <w:vAlign w:val="center"/>
          </w:tcPr>
          <w:p w14:paraId="6961B77F" w14:textId="77777777" w:rsidR="007166EA" w:rsidRDefault="007166EA" w:rsidP="00D9111A">
            <w:pPr>
              <w:jc w:val="center"/>
            </w:pPr>
            <w:r>
              <w:rPr>
                <w:rFonts w:hint="eastAsia"/>
              </w:rPr>
              <w:t>2</w:t>
            </w:r>
            <w:r>
              <w:t>-3</w:t>
            </w:r>
          </w:p>
        </w:tc>
        <w:tc>
          <w:tcPr>
            <w:tcW w:w="3686" w:type="dxa"/>
            <w:tcBorders>
              <w:top w:val="nil"/>
              <w:bottom w:val="nil"/>
            </w:tcBorders>
            <w:vAlign w:val="center"/>
          </w:tcPr>
          <w:p w14:paraId="64C981EA" w14:textId="77777777" w:rsidR="007166EA" w:rsidRDefault="007166EA" w:rsidP="00D9111A">
            <w:pPr>
              <w:jc w:val="center"/>
              <w:rPr>
                <w:szCs w:val="21"/>
              </w:rPr>
            </w:pPr>
            <w:r>
              <w:rPr>
                <w:rFonts w:eastAsia="PingFang SC"/>
                <w:color w:val="000000"/>
                <w:szCs w:val="21"/>
              </w:rPr>
              <w:t>Layers of GCN</w:t>
            </w:r>
          </w:p>
        </w:tc>
        <w:tc>
          <w:tcPr>
            <w:tcW w:w="2772" w:type="dxa"/>
            <w:tcBorders>
              <w:top w:val="nil"/>
              <w:bottom w:val="nil"/>
            </w:tcBorders>
            <w:vAlign w:val="center"/>
          </w:tcPr>
          <w:p w14:paraId="2189D4BD" w14:textId="77777777" w:rsidR="007166EA" w:rsidRDefault="007166EA" w:rsidP="00D9111A">
            <w:pPr>
              <w:jc w:val="center"/>
              <w:rPr>
                <w:szCs w:val="21"/>
              </w:rPr>
            </w:pPr>
            <w:r>
              <w:rPr>
                <w:rFonts w:eastAsia="PingFang SC"/>
                <w:color w:val="000000"/>
                <w:szCs w:val="21"/>
              </w:rPr>
              <w:t>one two three</w:t>
            </w:r>
          </w:p>
        </w:tc>
      </w:tr>
      <w:tr w:rsidR="007166EA" w14:paraId="5655F701" w14:textId="77777777" w:rsidTr="00D9111A">
        <w:trPr>
          <w:jc w:val="center"/>
        </w:trPr>
        <w:tc>
          <w:tcPr>
            <w:tcW w:w="846" w:type="dxa"/>
            <w:tcBorders>
              <w:top w:val="nil"/>
              <w:bottom w:val="nil"/>
            </w:tcBorders>
            <w:vAlign w:val="center"/>
          </w:tcPr>
          <w:p w14:paraId="52C3D072" w14:textId="77777777" w:rsidR="007166EA" w:rsidRDefault="007166EA" w:rsidP="00D9111A">
            <w:pPr>
              <w:jc w:val="center"/>
            </w:pPr>
            <w:r>
              <w:rPr>
                <w:rFonts w:hint="eastAsia"/>
              </w:rPr>
              <w:t>4</w:t>
            </w:r>
          </w:p>
        </w:tc>
        <w:tc>
          <w:tcPr>
            <w:tcW w:w="992" w:type="dxa"/>
            <w:tcBorders>
              <w:top w:val="nil"/>
              <w:bottom w:val="nil"/>
            </w:tcBorders>
            <w:vAlign w:val="center"/>
          </w:tcPr>
          <w:p w14:paraId="3D208DB7" w14:textId="77777777" w:rsidR="007166EA" w:rsidRDefault="007166EA" w:rsidP="00D9111A">
            <w:pPr>
              <w:jc w:val="center"/>
            </w:pPr>
            <w:r>
              <w:rPr>
                <w:rFonts w:hint="eastAsia"/>
              </w:rPr>
              <w:t>4</w:t>
            </w:r>
            <w:r>
              <w:t>-5</w:t>
            </w:r>
          </w:p>
        </w:tc>
        <w:tc>
          <w:tcPr>
            <w:tcW w:w="3686" w:type="dxa"/>
            <w:tcBorders>
              <w:top w:val="nil"/>
              <w:bottom w:val="nil"/>
            </w:tcBorders>
            <w:vAlign w:val="center"/>
          </w:tcPr>
          <w:p w14:paraId="24E97954" w14:textId="77777777" w:rsidR="007166EA" w:rsidRDefault="007166EA" w:rsidP="00D9111A">
            <w:pPr>
              <w:jc w:val="center"/>
              <w:rPr>
                <w:szCs w:val="21"/>
              </w:rPr>
            </w:pPr>
            <w:r>
              <w:rPr>
                <w:rFonts w:eastAsia="PingFang SC"/>
                <w:color w:val="000000"/>
                <w:szCs w:val="21"/>
              </w:rPr>
              <w:t>Proportion of neurons in prediction layer</w:t>
            </w:r>
          </w:p>
        </w:tc>
        <w:tc>
          <w:tcPr>
            <w:tcW w:w="2772" w:type="dxa"/>
            <w:tcBorders>
              <w:top w:val="nil"/>
              <w:bottom w:val="nil"/>
            </w:tcBorders>
            <w:vAlign w:val="center"/>
          </w:tcPr>
          <w:p w14:paraId="2BE048CF" w14:textId="77777777" w:rsidR="007166EA" w:rsidRDefault="007166EA" w:rsidP="00D9111A">
            <w:pPr>
              <w:jc w:val="center"/>
              <w:rPr>
                <w:szCs w:val="21"/>
              </w:rPr>
            </w:pPr>
            <w:r>
              <w:rPr>
                <w:color w:val="000000"/>
                <w:szCs w:val="21"/>
              </w:rPr>
              <w:t>0.25 0.5 0.75 1.00</w:t>
            </w:r>
          </w:p>
        </w:tc>
      </w:tr>
      <w:tr w:rsidR="007166EA" w14:paraId="3CCB372B" w14:textId="77777777" w:rsidTr="00D9111A">
        <w:trPr>
          <w:jc w:val="center"/>
        </w:trPr>
        <w:tc>
          <w:tcPr>
            <w:tcW w:w="846" w:type="dxa"/>
            <w:tcBorders>
              <w:top w:val="nil"/>
              <w:bottom w:val="nil"/>
            </w:tcBorders>
            <w:vAlign w:val="center"/>
          </w:tcPr>
          <w:p w14:paraId="3AF1B7FB" w14:textId="77777777" w:rsidR="007166EA" w:rsidRDefault="007166EA" w:rsidP="00D9111A">
            <w:pPr>
              <w:jc w:val="center"/>
            </w:pPr>
            <w:r>
              <w:rPr>
                <w:rFonts w:hint="eastAsia"/>
              </w:rPr>
              <w:t>5</w:t>
            </w:r>
          </w:p>
        </w:tc>
        <w:tc>
          <w:tcPr>
            <w:tcW w:w="992" w:type="dxa"/>
            <w:tcBorders>
              <w:top w:val="nil"/>
              <w:bottom w:val="nil"/>
            </w:tcBorders>
            <w:vAlign w:val="center"/>
          </w:tcPr>
          <w:p w14:paraId="662BF11F" w14:textId="77777777" w:rsidR="007166EA" w:rsidRDefault="007166EA" w:rsidP="00D9111A">
            <w:pPr>
              <w:jc w:val="center"/>
            </w:pPr>
            <w:r>
              <w:rPr>
                <w:rFonts w:hint="eastAsia"/>
              </w:rPr>
              <w:t>6</w:t>
            </w:r>
          </w:p>
        </w:tc>
        <w:tc>
          <w:tcPr>
            <w:tcW w:w="3686" w:type="dxa"/>
            <w:tcBorders>
              <w:top w:val="nil"/>
              <w:bottom w:val="nil"/>
            </w:tcBorders>
            <w:vAlign w:val="center"/>
          </w:tcPr>
          <w:p w14:paraId="3ECE2367" w14:textId="77777777" w:rsidR="007166EA" w:rsidRDefault="007166EA" w:rsidP="00D9111A">
            <w:pPr>
              <w:jc w:val="center"/>
              <w:rPr>
                <w:szCs w:val="21"/>
              </w:rPr>
            </w:pPr>
            <w:r>
              <w:rPr>
                <w:color w:val="000000"/>
                <w:szCs w:val="21"/>
              </w:rPr>
              <w:t>Drop</w:t>
            </w:r>
            <w:r>
              <w:rPr>
                <w:rFonts w:hint="eastAsia"/>
                <w:color w:val="000000"/>
                <w:szCs w:val="21"/>
              </w:rPr>
              <w:t>o</w:t>
            </w:r>
            <w:r>
              <w:rPr>
                <w:color w:val="000000"/>
                <w:szCs w:val="21"/>
              </w:rPr>
              <w:t>ut</w:t>
            </w:r>
          </w:p>
        </w:tc>
        <w:tc>
          <w:tcPr>
            <w:tcW w:w="2772" w:type="dxa"/>
            <w:tcBorders>
              <w:top w:val="nil"/>
              <w:bottom w:val="nil"/>
            </w:tcBorders>
            <w:vAlign w:val="center"/>
          </w:tcPr>
          <w:p w14:paraId="05310AE7" w14:textId="77777777" w:rsidR="007166EA" w:rsidRDefault="007166EA" w:rsidP="00D9111A">
            <w:pPr>
              <w:jc w:val="center"/>
              <w:rPr>
                <w:rFonts w:eastAsia="PingFang SC"/>
                <w:color w:val="000000"/>
                <w:szCs w:val="21"/>
              </w:rPr>
            </w:pPr>
            <w:r>
              <w:rPr>
                <w:rFonts w:eastAsia="PingFang SC"/>
                <w:color w:val="000000"/>
                <w:szCs w:val="21"/>
              </w:rPr>
              <w:t xml:space="preserve">0.005 0.01 0.02 0.03 </w:t>
            </w:r>
          </w:p>
          <w:p w14:paraId="457BE349" w14:textId="77777777" w:rsidR="007166EA" w:rsidRDefault="007166EA" w:rsidP="00D9111A">
            <w:pPr>
              <w:jc w:val="center"/>
              <w:rPr>
                <w:szCs w:val="21"/>
              </w:rPr>
            </w:pPr>
            <w:r>
              <w:rPr>
                <w:rFonts w:eastAsia="PingFang SC"/>
                <w:color w:val="000000"/>
                <w:szCs w:val="21"/>
              </w:rPr>
              <w:t>0.04 0.05</w:t>
            </w:r>
          </w:p>
        </w:tc>
      </w:tr>
      <w:tr w:rsidR="007166EA" w14:paraId="3BBB7BE7" w14:textId="77777777" w:rsidTr="00D9111A">
        <w:trPr>
          <w:jc w:val="center"/>
        </w:trPr>
        <w:tc>
          <w:tcPr>
            <w:tcW w:w="846" w:type="dxa"/>
            <w:tcBorders>
              <w:top w:val="nil"/>
              <w:bottom w:val="nil"/>
            </w:tcBorders>
            <w:vAlign w:val="center"/>
          </w:tcPr>
          <w:p w14:paraId="5B1049AE" w14:textId="77777777" w:rsidR="007166EA" w:rsidRDefault="007166EA" w:rsidP="00D9111A">
            <w:pPr>
              <w:jc w:val="center"/>
            </w:pPr>
            <w:r>
              <w:rPr>
                <w:rFonts w:hint="eastAsia"/>
              </w:rPr>
              <w:t>6</w:t>
            </w:r>
          </w:p>
        </w:tc>
        <w:tc>
          <w:tcPr>
            <w:tcW w:w="992" w:type="dxa"/>
            <w:tcBorders>
              <w:top w:val="nil"/>
              <w:bottom w:val="nil"/>
            </w:tcBorders>
            <w:vAlign w:val="center"/>
          </w:tcPr>
          <w:p w14:paraId="1AE788FB" w14:textId="77777777" w:rsidR="007166EA" w:rsidRDefault="007166EA" w:rsidP="00D9111A">
            <w:pPr>
              <w:jc w:val="center"/>
            </w:pPr>
            <w:r>
              <w:rPr>
                <w:rFonts w:hint="eastAsia"/>
              </w:rPr>
              <w:t>7</w:t>
            </w:r>
          </w:p>
        </w:tc>
        <w:tc>
          <w:tcPr>
            <w:tcW w:w="3686" w:type="dxa"/>
            <w:tcBorders>
              <w:top w:val="nil"/>
              <w:bottom w:val="nil"/>
            </w:tcBorders>
            <w:vAlign w:val="center"/>
          </w:tcPr>
          <w:p w14:paraId="3F7EC6D2" w14:textId="77777777" w:rsidR="007166EA" w:rsidRDefault="007166EA" w:rsidP="00D9111A">
            <w:pPr>
              <w:jc w:val="center"/>
              <w:rPr>
                <w:szCs w:val="21"/>
              </w:rPr>
            </w:pPr>
            <w:r>
              <w:rPr>
                <w:rFonts w:eastAsia="PingFang SC"/>
                <w:color w:val="000000"/>
                <w:szCs w:val="21"/>
              </w:rPr>
              <w:t>Weight Decay Rate</w:t>
            </w:r>
          </w:p>
        </w:tc>
        <w:tc>
          <w:tcPr>
            <w:tcW w:w="2772" w:type="dxa"/>
            <w:tcBorders>
              <w:top w:val="nil"/>
              <w:bottom w:val="nil"/>
            </w:tcBorders>
            <w:vAlign w:val="center"/>
          </w:tcPr>
          <w:p w14:paraId="7D9E449F" w14:textId="77777777" w:rsidR="007166EA" w:rsidRDefault="007166EA" w:rsidP="00D9111A">
            <w:pPr>
              <w:jc w:val="center"/>
              <w:rPr>
                <w:szCs w:val="21"/>
              </w:rPr>
            </w:pPr>
            <w:r>
              <w:rPr>
                <w:rFonts w:eastAsia="PingFang SC"/>
                <w:color w:val="000000"/>
                <w:szCs w:val="21"/>
              </w:rPr>
              <w:t>5e-4 8e-4 1e-3 4e-3</w:t>
            </w:r>
          </w:p>
        </w:tc>
      </w:tr>
      <w:tr w:rsidR="007166EA" w14:paraId="07A5D37A" w14:textId="77777777" w:rsidTr="00D9111A">
        <w:trPr>
          <w:jc w:val="center"/>
        </w:trPr>
        <w:tc>
          <w:tcPr>
            <w:tcW w:w="846" w:type="dxa"/>
            <w:tcBorders>
              <w:top w:val="nil"/>
              <w:bottom w:val="nil"/>
            </w:tcBorders>
            <w:vAlign w:val="center"/>
          </w:tcPr>
          <w:p w14:paraId="228D1560" w14:textId="77777777" w:rsidR="007166EA" w:rsidRDefault="007166EA" w:rsidP="00D9111A">
            <w:pPr>
              <w:jc w:val="center"/>
            </w:pPr>
            <w:r>
              <w:rPr>
                <w:rFonts w:hint="eastAsia"/>
              </w:rPr>
              <w:t>7</w:t>
            </w:r>
          </w:p>
        </w:tc>
        <w:tc>
          <w:tcPr>
            <w:tcW w:w="992" w:type="dxa"/>
            <w:tcBorders>
              <w:top w:val="nil"/>
              <w:bottom w:val="nil"/>
            </w:tcBorders>
            <w:vAlign w:val="center"/>
          </w:tcPr>
          <w:p w14:paraId="1979D028" w14:textId="77777777" w:rsidR="007166EA" w:rsidRDefault="007166EA" w:rsidP="00D9111A">
            <w:pPr>
              <w:jc w:val="center"/>
            </w:pPr>
            <w:r>
              <w:rPr>
                <w:rFonts w:hint="eastAsia"/>
              </w:rPr>
              <w:t>8</w:t>
            </w:r>
          </w:p>
        </w:tc>
        <w:tc>
          <w:tcPr>
            <w:tcW w:w="3686" w:type="dxa"/>
            <w:tcBorders>
              <w:top w:val="nil"/>
              <w:bottom w:val="nil"/>
            </w:tcBorders>
            <w:vAlign w:val="center"/>
          </w:tcPr>
          <w:p w14:paraId="71333E8F" w14:textId="77777777" w:rsidR="007166EA" w:rsidRDefault="007166EA" w:rsidP="00D9111A">
            <w:pPr>
              <w:jc w:val="center"/>
              <w:rPr>
                <w:szCs w:val="21"/>
              </w:rPr>
            </w:pPr>
            <w:r>
              <w:rPr>
                <w:rFonts w:eastAsia="PingFang SC"/>
                <w:color w:val="000000"/>
                <w:szCs w:val="21"/>
              </w:rPr>
              <w:t>Learning Rate</w:t>
            </w:r>
          </w:p>
        </w:tc>
        <w:tc>
          <w:tcPr>
            <w:tcW w:w="2772" w:type="dxa"/>
            <w:tcBorders>
              <w:top w:val="nil"/>
              <w:bottom w:val="nil"/>
            </w:tcBorders>
            <w:vAlign w:val="center"/>
          </w:tcPr>
          <w:p w14:paraId="55F3DE59" w14:textId="77777777" w:rsidR="007166EA" w:rsidRDefault="007166EA" w:rsidP="00D9111A">
            <w:pPr>
              <w:jc w:val="center"/>
              <w:rPr>
                <w:szCs w:val="21"/>
              </w:rPr>
            </w:pPr>
            <w:r>
              <w:rPr>
                <w:color w:val="000000"/>
                <w:szCs w:val="21"/>
              </w:rPr>
              <w:t>5e-4 1e-3 5e-3 1e-2</w:t>
            </w:r>
          </w:p>
        </w:tc>
      </w:tr>
      <w:tr w:rsidR="007166EA" w14:paraId="38FB6CDF" w14:textId="77777777" w:rsidTr="00D9111A">
        <w:trPr>
          <w:jc w:val="center"/>
        </w:trPr>
        <w:tc>
          <w:tcPr>
            <w:tcW w:w="846" w:type="dxa"/>
            <w:tcBorders>
              <w:top w:val="nil"/>
              <w:bottom w:val="nil"/>
            </w:tcBorders>
            <w:vAlign w:val="center"/>
          </w:tcPr>
          <w:p w14:paraId="7FAEAC4F" w14:textId="77777777" w:rsidR="007166EA" w:rsidRDefault="007166EA" w:rsidP="00D9111A">
            <w:pPr>
              <w:jc w:val="center"/>
            </w:pPr>
            <w:r>
              <w:rPr>
                <w:rFonts w:hint="eastAsia"/>
              </w:rPr>
              <w:t>8</w:t>
            </w:r>
          </w:p>
        </w:tc>
        <w:tc>
          <w:tcPr>
            <w:tcW w:w="992" w:type="dxa"/>
            <w:tcBorders>
              <w:top w:val="nil"/>
              <w:bottom w:val="nil"/>
            </w:tcBorders>
            <w:vAlign w:val="center"/>
          </w:tcPr>
          <w:p w14:paraId="6B154D5B" w14:textId="77777777" w:rsidR="007166EA" w:rsidRDefault="007166EA" w:rsidP="00D9111A">
            <w:pPr>
              <w:jc w:val="center"/>
            </w:pPr>
            <w:r>
              <w:rPr>
                <w:rFonts w:hint="eastAsia"/>
              </w:rPr>
              <w:t>9</w:t>
            </w:r>
            <w:r>
              <w:t>-10</w:t>
            </w:r>
          </w:p>
        </w:tc>
        <w:tc>
          <w:tcPr>
            <w:tcW w:w="3686" w:type="dxa"/>
            <w:tcBorders>
              <w:top w:val="nil"/>
              <w:bottom w:val="nil"/>
            </w:tcBorders>
            <w:vAlign w:val="center"/>
          </w:tcPr>
          <w:p w14:paraId="2B45833D" w14:textId="77777777" w:rsidR="007166EA" w:rsidRDefault="007166EA" w:rsidP="00D9111A">
            <w:pPr>
              <w:jc w:val="center"/>
              <w:rPr>
                <w:szCs w:val="21"/>
              </w:rPr>
            </w:pPr>
            <w:r>
              <w:rPr>
                <w:rFonts w:eastAsia="PingFang SC"/>
                <w:color w:val="000000"/>
                <w:szCs w:val="21"/>
              </w:rPr>
              <w:t>way to merge the vectors of every GCN layer</w:t>
            </w:r>
          </w:p>
        </w:tc>
        <w:tc>
          <w:tcPr>
            <w:tcW w:w="2772" w:type="dxa"/>
            <w:tcBorders>
              <w:top w:val="nil"/>
              <w:bottom w:val="nil"/>
            </w:tcBorders>
            <w:vAlign w:val="center"/>
          </w:tcPr>
          <w:p w14:paraId="24C87349" w14:textId="77777777" w:rsidR="007166EA" w:rsidRDefault="007166EA" w:rsidP="00D9111A">
            <w:pPr>
              <w:jc w:val="center"/>
              <w:rPr>
                <w:color w:val="000000"/>
                <w:szCs w:val="21"/>
              </w:rPr>
            </w:pPr>
            <w:r>
              <w:rPr>
                <w:rFonts w:eastAsia="PingFang SC"/>
                <w:color w:val="000000"/>
                <w:szCs w:val="21"/>
              </w:rPr>
              <w:t>sum average max</w:t>
            </w:r>
          </w:p>
        </w:tc>
      </w:tr>
      <w:tr w:rsidR="007166EA" w14:paraId="52D16F02" w14:textId="77777777" w:rsidTr="00D9111A">
        <w:trPr>
          <w:jc w:val="center"/>
        </w:trPr>
        <w:tc>
          <w:tcPr>
            <w:tcW w:w="846" w:type="dxa"/>
            <w:tcBorders>
              <w:top w:val="nil"/>
            </w:tcBorders>
            <w:vAlign w:val="center"/>
          </w:tcPr>
          <w:p w14:paraId="208C6714" w14:textId="77777777" w:rsidR="007166EA" w:rsidRDefault="007166EA" w:rsidP="00D9111A">
            <w:pPr>
              <w:jc w:val="center"/>
            </w:pPr>
            <w:r>
              <w:rPr>
                <w:rFonts w:hint="eastAsia"/>
              </w:rPr>
              <w:t>9</w:t>
            </w:r>
          </w:p>
        </w:tc>
        <w:tc>
          <w:tcPr>
            <w:tcW w:w="992" w:type="dxa"/>
            <w:tcBorders>
              <w:top w:val="nil"/>
            </w:tcBorders>
            <w:vAlign w:val="center"/>
          </w:tcPr>
          <w:p w14:paraId="455B295B" w14:textId="77777777" w:rsidR="007166EA" w:rsidRDefault="007166EA" w:rsidP="00D9111A">
            <w:pPr>
              <w:jc w:val="center"/>
            </w:pPr>
            <w:r>
              <w:rPr>
                <w:rFonts w:hint="eastAsia"/>
              </w:rPr>
              <w:t>1</w:t>
            </w:r>
            <w:r>
              <w:t>1-18</w:t>
            </w:r>
          </w:p>
        </w:tc>
        <w:tc>
          <w:tcPr>
            <w:tcW w:w="3686" w:type="dxa"/>
            <w:tcBorders>
              <w:top w:val="nil"/>
            </w:tcBorders>
            <w:vAlign w:val="center"/>
          </w:tcPr>
          <w:p w14:paraId="554E5FA6" w14:textId="77777777" w:rsidR="007166EA" w:rsidRDefault="007166EA" w:rsidP="00D9111A">
            <w:pPr>
              <w:jc w:val="center"/>
              <w:rPr>
                <w:szCs w:val="21"/>
              </w:rPr>
            </w:pPr>
            <w:r>
              <w:rPr>
                <w:rFonts w:eastAsia="PingFang SC"/>
                <w:color w:val="000000"/>
                <w:szCs w:val="21"/>
              </w:rPr>
              <w:t>Activation function</w:t>
            </w:r>
          </w:p>
        </w:tc>
        <w:tc>
          <w:tcPr>
            <w:tcW w:w="2772" w:type="dxa"/>
            <w:tcBorders>
              <w:top w:val="nil"/>
            </w:tcBorders>
            <w:vAlign w:val="center"/>
          </w:tcPr>
          <w:p w14:paraId="3AB84A1B" w14:textId="77777777" w:rsidR="007166EA" w:rsidRDefault="007166EA" w:rsidP="00D9111A">
            <w:pPr>
              <w:jc w:val="center"/>
              <w:rPr>
                <w:rFonts w:eastAsia="PingFang SC"/>
                <w:color w:val="000000"/>
                <w:szCs w:val="21"/>
              </w:rPr>
            </w:pPr>
            <w:r>
              <w:rPr>
                <w:rFonts w:eastAsia="PingFang SC"/>
                <w:color w:val="000000"/>
                <w:szCs w:val="21"/>
              </w:rPr>
              <w:t xml:space="preserve">sigmoid tanh </w:t>
            </w:r>
            <w:proofErr w:type="spellStart"/>
            <w:r>
              <w:rPr>
                <w:rFonts w:eastAsia="PingFang SC"/>
                <w:color w:val="000000"/>
                <w:szCs w:val="21"/>
              </w:rPr>
              <w:t>relu</w:t>
            </w:r>
            <w:proofErr w:type="spellEnd"/>
            <w:r>
              <w:rPr>
                <w:rFonts w:eastAsia="PingFang SC"/>
                <w:color w:val="000000"/>
                <w:szCs w:val="21"/>
              </w:rPr>
              <w:t xml:space="preserve"> </w:t>
            </w:r>
          </w:p>
          <w:p w14:paraId="4AFFCFBD" w14:textId="77777777" w:rsidR="007166EA" w:rsidRDefault="007166EA" w:rsidP="00D9111A">
            <w:pPr>
              <w:jc w:val="center"/>
              <w:rPr>
                <w:rFonts w:eastAsia="PingFang SC"/>
                <w:color w:val="000000"/>
                <w:szCs w:val="21"/>
              </w:rPr>
            </w:pPr>
            <w:proofErr w:type="spellStart"/>
            <w:r>
              <w:rPr>
                <w:rFonts w:eastAsia="PingFang SC"/>
                <w:color w:val="000000"/>
                <w:szCs w:val="21"/>
              </w:rPr>
              <w:t>leaky_relu</w:t>
            </w:r>
            <w:proofErr w:type="spellEnd"/>
            <w:r>
              <w:rPr>
                <w:rFonts w:eastAsia="PingFang SC"/>
                <w:color w:val="000000"/>
                <w:szCs w:val="21"/>
              </w:rPr>
              <w:t xml:space="preserve"> relu6</w:t>
            </w:r>
          </w:p>
        </w:tc>
      </w:tr>
    </w:tbl>
    <w:p w14:paraId="479C8867" w14:textId="77777777" w:rsidR="007166EA" w:rsidRDefault="007166EA" w:rsidP="007166EA">
      <w:pPr>
        <w:pStyle w:val="a7"/>
        <w:numPr>
          <w:ilvl w:val="0"/>
          <w:numId w:val="4"/>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5B29A7BD" w14:textId="77777777" w:rsidR="007166EA" w:rsidRDefault="007166EA" w:rsidP="007166EA">
      <w:pPr>
        <w:pStyle w:val="a5"/>
        <w:spacing w:before="85" w:line="250" w:lineRule="auto"/>
        <w:ind w:left="119" w:right="40" w:firstLineChars="200" w:firstLine="480"/>
        <w:jc w:val="both"/>
        <w:rPr>
          <w:sz w:val="24"/>
          <w:szCs w:val="24"/>
        </w:rPr>
      </w:pPr>
      <w:r>
        <w:rPr>
          <w:sz w:val="24"/>
          <w:szCs w:val="24"/>
        </w:rPr>
        <w:t>CNN, such as the variants of Inception</w:t>
      </w:r>
      <w:r>
        <w:rPr>
          <w:spacing w:val="39"/>
          <w:sz w:val="24"/>
          <w:szCs w:val="24"/>
        </w:rPr>
        <w:t xml:space="preserve"> </w:t>
      </w:r>
      <w:r>
        <w:rPr>
          <w:sz w:val="24"/>
          <w:szCs w:val="24"/>
        </w:rPr>
        <w:t>and</w:t>
      </w:r>
      <w:r>
        <w:rPr>
          <w:spacing w:val="39"/>
          <w:sz w:val="24"/>
          <w:szCs w:val="24"/>
        </w:rPr>
        <w:t xml:space="preserve"> </w:t>
      </w:r>
      <w:proofErr w:type="spellStart"/>
      <w:r>
        <w:rPr>
          <w:sz w:val="24"/>
          <w:szCs w:val="24"/>
        </w:rPr>
        <w:t>ResNet</w:t>
      </w:r>
      <w:proofErr w:type="spellEnd"/>
      <w:r>
        <w:rPr>
          <w:sz w:val="24"/>
          <w:szCs w:val="24"/>
        </w:rPr>
        <w:t>,</w:t>
      </w:r>
      <w:r>
        <w:rPr>
          <w:spacing w:val="39"/>
          <w:sz w:val="24"/>
          <w:szCs w:val="24"/>
        </w:rPr>
        <w:t xml:space="preserve"> </w:t>
      </w:r>
      <w:r>
        <w:rPr>
          <w:sz w:val="24"/>
          <w:szCs w:val="24"/>
        </w:rPr>
        <w:t>are</w:t>
      </w:r>
      <w:r>
        <w:rPr>
          <w:spacing w:val="39"/>
          <w:sz w:val="24"/>
          <w:szCs w:val="24"/>
        </w:rPr>
        <w:t xml:space="preserve"> </w:t>
      </w:r>
      <w:r>
        <w:rPr>
          <w:sz w:val="24"/>
          <w:szCs w:val="24"/>
        </w:rPr>
        <w:t>designed</w:t>
      </w:r>
      <w:r>
        <w:rPr>
          <w:spacing w:val="39"/>
          <w:sz w:val="24"/>
          <w:szCs w:val="24"/>
        </w:rPr>
        <w:t xml:space="preserve"> </w:t>
      </w:r>
      <w:r>
        <w:rPr>
          <w:sz w:val="24"/>
          <w:szCs w:val="24"/>
        </w:rPr>
        <w:t>to</w:t>
      </w:r>
      <w:r>
        <w:rPr>
          <w:spacing w:val="39"/>
          <w:sz w:val="24"/>
          <w:szCs w:val="24"/>
        </w:rPr>
        <w:t xml:space="preserve"> </w:t>
      </w:r>
      <w:r>
        <w:rPr>
          <w:sz w:val="24"/>
          <w:szCs w:val="24"/>
        </w:rPr>
        <w:t>build</w:t>
      </w:r>
      <w:r>
        <w:rPr>
          <w:spacing w:val="39"/>
          <w:sz w:val="24"/>
          <w:szCs w:val="24"/>
        </w:rPr>
        <w:t xml:space="preserve"> </w:t>
      </w:r>
      <w:r>
        <w:rPr>
          <w:sz w:val="24"/>
          <w:szCs w:val="24"/>
        </w:rPr>
        <w:t>neural</w:t>
      </w:r>
      <w:r>
        <w:rPr>
          <w:spacing w:val="39"/>
          <w:sz w:val="24"/>
          <w:szCs w:val="24"/>
        </w:rPr>
        <w:t xml:space="preserve"> </w:t>
      </w:r>
      <w:r>
        <w:rPr>
          <w:sz w:val="24"/>
          <w:szCs w:val="24"/>
        </w:rPr>
        <w:t>networks by stacking multiple blocks. The neural network architecture design</w:t>
      </w:r>
      <w:r>
        <w:rPr>
          <w:spacing w:val="-2"/>
          <w:sz w:val="24"/>
          <w:szCs w:val="24"/>
        </w:rPr>
        <w:t xml:space="preserve"> </w:t>
      </w:r>
      <w:r>
        <w:rPr>
          <w:sz w:val="24"/>
          <w:szCs w:val="24"/>
        </w:rPr>
        <w:t>includes</w:t>
      </w:r>
      <w:r>
        <w:rPr>
          <w:spacing w:val="-2"/>
          <w:sz w:val="24"/>
          <w:szCs w:val="24"/>
        </w:rPr>
        <w:t xml:space="preserve"> </w:t>
      </w:r>
      <w:r>
        <w:rPr>
          <w:sz w:val="24"/>
          <w:szCs w:val="24"/>
        </w:rPr>
        <w:t>the</w:t>
      </w:r>
      <w:r>
        <w:rPr>
          <w:spacing w:val="-2"/>
          <w:sz w:val="24"/>
          <w:szCs w:val="24"/>
        </w:rPr>
        <w:t xml:space="preserve"> </w:t>
      </w:r>
      <w:r>
        <w:rPr>
          <w:sz w:val="24"/>
          <w:szCs w:val="24"/>
        </w:rPr>
        <w:t>determination</w:t>
      </w:r>
      <w:r>
        <w:rPr>
          <w:spacing w:val="-2"/>
          <w:sz w:val="24"/>
          <w:szCs w:val="24"/>
        </w:rPr>
        <w:t xml:space="preserve"> </w:t>
      </w:r>
      <w:r>
        <w:rPr>
          <w:sz w:val="24"/>
          <w:szCs w:val="24"/>
        </w:rPr>
        <w:t>of</w:t>
      </w:r>
      <w:r>
        <w:rPr>
          <w:spacing w:val="-2"/>
          <w:sz w:val="24"/>
          <w:szCs w:val="24"/>
        </w:rPr>
        <w:t xml:space="preserve"> </w:t>
      </w:r>
      <w:r>
        <w:rPr>
          <w:sz w:val="24"/>
          <w:szCs w:val="24"/>
        </w:rPr>
        <w:t>depth</w:t>
      </w:r>
      <w:r>
        <w:rPr>
          <w:spacing w:val="-2"/>
          <w:sz w:val="24"/>
          <w:szCs w:val="24"/>
        </w:rPr>
        <w:t xml:space="preserve"> </w:t>
      </w:r>
      <w:r>
        <w:rPr>
          <w:sz w:val="24"/>
          <w:szCs w:val="24"/>
        </w:rPr>
        <w:t>(number</w:t>
      </w:r>
      <w:r>
        <w:rPr>
          <w:spacing w:val="-2"/>
          <w:sz w:val="24"/>
          <w:szCs w:val="24"/>
        </w:rPr>
        <w:t xml:space="preserve"> </w:t>
      </w:r>
      <w:r>
        <w:rPr>
          <w:sz w:val="24"/>
          <w:szCs w:val="24"/>
        </w:rPr>
        <w:t>of</w:t>
      </w:r>
      <w:r>
        <w:rPr>
          <w:spacing w:val="-2"/>
          <w:sz w:val="24"/>
          <w:szCs w:val="24"/>
        </w:rPr>
        <w:t xml:space="preserve"> </w:t>
      </w:r>
      <w:r>
        <w:rPr>
          <w:sz w:val="24"/>
          <w:szCs w:val="24"/>
        </w:rPr>
        <w:t>layers), width (number of channels) and spatial resolution change (number</w:t>
      </w:r>
      <w:r>
        <w:rPr>
          <w:spacing w:val="-5"/>
          <w:sz w:val="24"/>
          <w:szCs w:val="24"/>
        </w:rPr>
        <w:t xml:space="preserve"> </w:t>
      </w:r>
      <w:r>
        <w:rPr>
          <w:sz w:val="24"/>
          <w:szCs w:val="24"/>
        </w:rPr>
        <w:t>of</w:t>
      </w:r>
      <w:r>
        <w:rPr>
          <w:spacing w:val="-4"/>
          <w:sz w:val="24"/>
          <w:szCs w:val="24"/>
        </w:rPr>
        <w:t xml:space="preserve"> </w:t>
      </w:r>
      <w:r>
        <w:rPr>
          <w:sz w:val="24"/>
          <w:szCs w:val="24"/>
        </w:rPr>
        <w:t>pool</w:t>
      </w:r>
      <w:r>
        <w:rPr>
          <w:spacing w:val="-5"/>
          <w:sz w:val="24"/>
          <w:szCs w:val="24"/>
        </w:rPr>
        <w:t xml:space="preserve"> </w:t>
      </w:r>
      <w:r>
        <w:rPr>
          <w:sz w:val="24"/>
          <w:szCs w:val="24"/>
        </w:rPr>
        <w:t>layers),</w:t>
      </w:r>
      <w:r>
        <w:rPr>
          <w:spacing w:val="-4"/>
          <w:sz w:val="24"/>
          <w:szCs w:val="24"/>
        </w:rPr>
        <w:t xml:space="preserve"> </w:t>
      </w:r>
      <w:r>
        <w:rPr>
          <w:sz w:val="24"/>
          <w:szCs w:val="24"/>
        </w:rPr>
        <w:t>while</w:t>
      </w:r>
      <w:r>
        <w:rPr>
          <w:spacing w:val="-5"/>
          <w:sz w:val="24"/>
          <w:szCs w:val="24"/>
        </w:rPr>
        <w:t xml:space="preserve"> </w:t>
      </w:r>
      <w:r>
        <w:rPr>
          <w:sz w:val="24"/>
          <w:szCs w:val="24"/>
        </w:rPr>
        <w:t>the</w:t>
      </w:r>
      <w:r>
        <w:rPr>
          <w:spacing w:val="-4"/>
          <w:sz w:val="24"/>
          <w:szCs w:val="24"/>
        </w:rPr>
        <w:t xml:space="preserve"> </w:t>
      </w:r>
      <w:r>
        <w:rPr>
          <w:sz w:val="24"/>
          <w:szCs w:val="24"/>
        </w:rPr>
        <w:t>block</w:t>
      </w:r>
      <w:r>
        <w:rPr>
          <w:spacing w:val="-5"/>
          <w:sz w:val="24"/>
          <w:szCs w:val="24"/>
        </w:rPr>
        <w:t xml:space="preserve"> </w:t>
      </w:r>
      <w:r>
        <w:rPr>
          <w:sz w:val="24"/>
          <w:szCs w:val="24"/>
        </w:rPr>
        <w:t>structure</w:t>
      </w:r>
      <w:r>
        <w:rPr>
          <w:spacing w:val="-4"/>
          <w:sz w:val="24"/>
          <w:szCs w:val="24"/>
        </w:rPr>
        <w:t xml:space="preserve"> </w:t>
      </w:r>
      <w:r>
        <w:rPr>
          <w:sz w:val="24"/>
          <w:szCs w:val="24"/>
        </w:rPr>
        <w:t>design</w:t>
      </w:r>
      <w:r>
        <w:rPr>
          <w:spacing w:val="-5"/>
          <w:sz w:val="24"/>
          <w:szCs w:val="24"/>
        </w:rPr>
        <w:t xml:space="preserve"> </w:t>
      </w:r>
      <w:r>
        <w:rPr>
          <w:sz w:val="24"/>
          <w:szCs w:val="24"/>
        </w:rPr>
        <w:t>specifies hierarchical connection and local calculation. Through this block design method, the generated model can not only achieve high performance, but also be extended to different datasets and tasks.</w:t>
      </w:r>
    </w:p>
    <w:p w14:paraId="6814F312" w14:textId="77777777" w:rsidR="007166EA" w:rsidRDefault="007166EA" w:rsidP="007166EA">
      <w:pPr>
        <w:pStyle w:val="a5"/>
        <w:spacing w:line="250" w:lineRule="auto"/>
        <w:ind w:firstLineChars="200" w:firstLine="480"/>
        <w:jc w:val="both"/>
        <w:rPr>
          <w:sz w:val="24"/>
          <w:szCs w:val="24"/>
        </w:rPr>
      </w:pPr>
      <w:r>
        <w:rPr>
          <w:sz w:val="24"/>
          <w:szCs w:val="24"/>
        </w:rPr>
        <w:t>An operation space is defined by a set of possible basic components of network architecture and known successful modules designed by human experts. The five operations</w:t>
      </w:r>
      <w:r>
        <w:rPr>
          <w:spacing w:val="80"/>
          <w:w w:val="150"/>
          <w:sz w:val="24"/>
          <w:szCs w:val="24"/>
        </w:rPr>
        <w:t xml:space="preserve"> </w:t>
      </w:r>
      <w:r>
        <w:rPr>
          <w:sz w:val="24"/>
          <w:szCs w:val="24"/>
        </w:rPr>
        <w:t xml:space="preserve">used in this work and the corresponding genotype-phenotype mapping are shown in Table II. In the table, spatial separable convolution (SP) and </w:t>
      </w:r>
      <w:proofErr w:type="spellStart"/>
      <w:r>
        <w:rPr>
          <w:sz w:val="24"/>
          <w:szCs w:val="24"/>
        </w:rPr>
        <w:t>deepwise</w:t>
      </w:r>
      <w:proofErr w:type="spellEnd"/>
      <w:r>
        <w:rPr>
          <w:sz w:val="24"/>
          <w:szCs w:val="24"/>
        </w:rPr>
        <w:t xml:space="preserve"> separable convolution (DW) can reduce network parameters without sacrificing network performance.</w:t>
      </w:r>
      <w:r>
        <w:rPr>
          <w:spacing w:val="29"/>
          <w:sz w:val="24"/>
          <w:szCs w:val="24"/>
        </w:rPr>
        <w:t xml:space="preserve"> </w:t>
      </w:r>
      <w:r>
        <w:rPr>
          <w:sz w:val="24"/>
          <w:szCs w:val="24"/>
        </w:rPr>
        <w:t>Here,</w:t>
      </w:r>
      <w:r>
        <w:rPr>
          <w:spacing w:val="29"/>
          <w:sz w:val="24"/>
          <w:szCs w:val="24"/>
        </w:rPr>
        <w:t xml:space="preserve"> </w:t>
      </w:r>
      <w:r>
        <w:rPr>
          <w:sz w:val="24"/>
          <w:szCs w:val="24"/>
        </w:rPr>
        <w:t>we</w:t>
      </w:r>
      <w:r>
        <w:rPr>
          <w:spacing w:val="30"/>
          <w:sz w:val="24"/>
          <w:szCs w:val="24"/>
        </w:rPr>
        <w:t xml:space="preserve"> </w:t>
      </w:r>
      <w:r>
        <w:rPr>
          <w:sz w:val="24"/>
          <w:szCs w:val="24"/>
        </w:rPr>
        <w:t>use</w:t>
      </w:r>
      <w:r>
        <w:rPr>
          <w:spacing w:val="29"/>
          <w:sz w:val="24"/>
          <w:szCs w:val="24"/>
        </w:rPr>
        <w:t xml:space="preserve"> </w:t>
      </w:r>
      <w:r>
        <w:rPr>
          <w:sz w:val="24"/>
          <w:szCs w:val="24"/>
        </w:rPr>
        <w:t>two</w:t>
      </w:r>
      <w:r>
        <w:rPr>
          <w:spacing w:val="29"/>
          <w:sz w:val="24"/>
          <w:szCs w:val="24"/>
        </w:rPr>
        <w:t xml:space="preserve"> </w:t>
      </w:r>
      <w:r>
        <w:rPr>
          <w:sz w:val="24"/>
          <w:szCs w:val="24"/>
        </w:rPr>
        <w:t>DW</w:t>
      </w:r>
      <w:r>
        <w:rPr>
          <w:spacing w:val="30"/>
          <w:sz w:val="24"/>
          <w:szCs w:val="24"/>
        </w:rPr>
        <w:t xml:space="preserve"> </w:t>
      </w:r>
      <w:r>
        <w:rPr>
          <w:sz w:val="24"/>
          <w:szCs w:val="24"/>
        </w:rPr>
        <w:t>operations</w:t>
      </w:r>
      <w:r>
        <w:rPr>
          <w:spacing w:val="29"/>
          <w:sz w:val="24"/>
          <w:szCs w:val="24"/>
        </w:rPr>
        <w:t xml:space="preserve"> </w:t>
      </w:r>
      <w:r>
        <w:rPr>
          <w:sz w:val="24"/>
          <w:szCs w:val="24"/>
        </w:rPr>
        <w:t>and</w:t>
      </w:r>
      <w:r>
        <w:rPr>
          <w:spacing w:val="30"/>
          <w:sz w:val="24"/>
          <w:szCs w:val="24"/>
        </w:rPr>
        <w:t xml:space="preserve"> </w:t>
      </w:r>
      <w:r>
        <w:rPr>
          <w:sz w:val="24"/>
          <w:szCs w:val="24"/>
        </w:rPr>
        <w:t>two</w:t>
      </w:r>
      <w:r>
        <w:rPr>
          <w:spacing w:val="29"/>
          <w:sz w:val="24"/>
          <w:szCs w:val="24"/>
        </w:rPr>
        <w:t xml:space="preserve"> </w:t>
      </w:r>
      <w:r>
        <w:rPr>
          <w:spacing w:val="-5"/>
          <w:sz w:val="24"/>
          <w:szCs w:val="24"/>
        </w:rPr>
        <w:t>SP</w:t>
      </w:r>
      <w:r>
        <w:rPr>
          <w:sz w:val="24"/>
          <w:szCs w:val="24"/>
        </w:rPr>
        <w:t xml:space="preserve"> operations,</w:t>
      </w:r>
      <w:r>
        <w:rPr>
          <w:spacing w:val="20"/>
          <w:sz w:val="24"/>
          <w:szCs w:val="24"/>
        </w:rPr>
        <w:t xml:space="preserve"> </w:t>
      </w:r>
      <w:r>
        <w:rPr>
          <w:sz w:val="24"/>
          <w:szCs w:val="24"/>
        </w:rPr>
        <w:t>and</w:t>
      </w:r>
      <w:r>
        <w:rPr>
          <w:spacing w:val="20"/>
          <w:sz w:val="24"/>
          <w:szCs w:val="24"/>
        </w:rPr>
        <w:t xml:space="preserve"> </w:t>
      </w:r>
      <w:r>
        <w:rPr>
          <w:sz w:val="24"/>
          <w:szCs w:val="24"/>
        </w:rPr>
        <w:t>the</w:t>
      </w:r>
      <w:r>
        <w:rPr>
          <w:spacing w:val="20"/>
          <w:sz w:val="24"/>
          <w:szCs w:val="24"/>
        </w:rPr>
        <w:t xml:space="preserve"> </w:t>
      </w:r>
      <w:r>
        <w:rPr>
          <w:sz w:val="24"/>
          <w:szCs w:val="24"/>
        </w:rPr>
        <w:t>kernel</w:t>
      </w:r>
      <w:r>
        <w:rPr>
          <w:spacing w:val="20"/>
          <w:sz w:val="24"/>
          <w:szCs w:val="24"/>
        </w:rPr>
        <w:t xml:space="preserve"> </w:t>
      </w:r>
      <w:r>
        <w:rPr>
          <w:sz w:val="24"/>
          <w:szCs w:val="24"/>
        </w:rPr>
        <w:t>size</w:t>
      </w:r>
      <w:r>
        <w:rPr>
          <w:spacing w:val="20"/>
          <w:sz w:val="24"/>
          <w:szCs w:val="24"/>
        </w:rPr>
        <w:t xml:space="preserve"> </w:t>
      </w:r>
      <w:r>
        <w:rPr>
          <w:sz w:val="24"/>
          <w:szCs w:val="24"/>
        </w:rPr>
        <w:t>respectively</w:t>
      </w:r>
      <w:r>
        <w:rPr>
          <w:spacing w:val="20"/>
          <w:sz w:val="24"/>
          <w:szCs w:val="24"/>
        </w:rPr>
        <w:t xml:space="preserve"> </w:t>
      </w:r>
      <w:r>
        <w:rPr>
          <w:sz w:val="24"/>
          <w:szCs w:val="24"/>
        </w:rPr>
        <w:t>is</w:t>
      </w:r>
      <w:r>
        <w:rPr>
          <w:spacing w:val="20"/>
          <w:sz w:val="24"/>
          <w:szCs w:val="24"/>
        </w:rPr>
        <w:t xml:space="preserve"> </w:t>
      </w:r>
      <w:r>
        <w:rPr>
          <w:sz w:val="24"/>
          <w:szCs w:val="24"/>
        </w:rPr>
        <w:t>3</w:t>
      </w:r>
      <w:r>
        <w:rPr>
          <w:spacing w:val="20"/>
          <w:sz w:val="24"/>
          <w:szCs w:val="24"/>
        </w:rPr>
        <w:t xml:space="preserve"> </w:t>
      </w:r>
      <w:r>
        <w:rPr>
          <w:sz w:val="24"/>
          <w:szCs w:val="24"/>
        </w:rPr>
        <w:t>×</w:t>
      </w:r>
      <w:r>
        <w:rPr>
          <w:spacing w:val="20"/>
          <w:sz w:val="24"/>
          <w:szCs w:val="24"/>
        </w:rPr>
        <w:t xml:space="preserve"> </w:t>
      </w:r>
      <w:r>
        <w:rPr>
          <w:sz w:val="24"/>
          <w:szCs w:val="24"/>
        </w:rPr>
        <w:t>3</w:t>
      </w:r>
      <w:r>
        <w:rPr>
          <w:spacing w:val="20"/>
          <w:sz w:val="24"/>
          <w:szCs w:val="24"/>
        </w:rPr>
        <w:t xml:space="preserve"> </w:t>
      </w:r>
      <w:r>
        <w:rPr>
          <w:sz w:val="24"/>
          <w:szCs w:val="24"/>
        </w:rPr>
        <w:t>and</w:t>
      </w:r>
      <w:r>
        <w:rPr>
          <w:spacing w:val="20"/>
          <w:sz w:val="24"/>
          <w:szCs w:val="24"/>
        </w:rPr>
        <w:t xml:space="preserve"> </w:t>
      </w:r>
      <w:r>
        <w:rPr>
          <w:sz w:val="24"/>
          <w:szCs w:val="24"/>
        </w:rPr>
        <w:t>5</w:t>
      </w:r>
      <w:r>
        <w:rPr>
          <w:spacing w:val="20"/>
          <w:sz w:val="24"/>
          <w:szCs w:val="24"/>
        </w:rPr>
        <w:t xml:space="preserve"> </w:t>
      </w:r>
      <w:r>
        <w:rPr>
          <w:sz w:val="24"/>
          <w:szCs w:val="24"/>
        </w:rPr>
        <w:t>× 5, referred to as SP3, DW3 and SP5, DW5.</w:t>
      </w:r>
    </w:p>
    <w:p w14:paraId="06BDEB95" w14:textId="77777777" w:rsidR="007166EA" w:rsidRDefault="007166EA" w:rsidP="007166EA">
      <w:pPr>
        <w:pStyle w:val="ae"/>
        <w:keepNext/>
        <w:jc w:val="center"/>
      </w:pPr>
      <w:r>
        <w:t xml:space="preserve">Table </w:t>
      </w:r>
      <w:fldSimple w:instr=" SEQ Table \* ARABIC ">
        <w:r>
          <w:rPr>
            <w:noProof/>
          </w:rPr>
          <w:t>2</w:t>
        </w:r>
      </w:fldSimple>
      <w:r>
        <w:t xml:space="preserve"> CNN search space</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7166EA" w14:paraId="28486397" w14:textId="77777777" w:rsidTr="00D9111A">
        <w:tc>
          <w:tcPr>
            <w:tcW w:w="3823" w:type="dxa"/>
            <w:tcBorders>
              <w:top w:val="single" w:sz="4" w:space="0" w:color="auto"/>
              <w:bottom w:val="single" w:sz="4" w:space="0" w:color="auto"/>
            </w:tcBorders>
          </w:tcPr>
          <w:p w14:paraId="3F037823" w14:textId="77777777" w:rsidR="007166EA" w:rsidRDefault="007166EA" w:rsidP="00D9111A">
            <w:pPr>
              <w:jc w:val="center"/>
              <w:rPr>
                <w:rFonts w:eastAsia="宋体"/>
                <w:szCs w:val="21"/>
              </w:rPr>
            </w:pPr>
            <w:r>
              <w:rPr>
                <w:rFonts w:eastAsia="宋体"/>
                <w:szCs w:val="21"/>
              </w:rPr>
              <w:t>Operation type</w:t>
            </w:r>
          </w:p>
        </w:tc>
        <w:tc>
          <w:tcPr>
            <w:tcW w:w="1701" w:type="dxa"/>
            <w:tcBorders>
              <w:top w:val="single" w:sz="4" w:space="0" w:color="auto"/>
              <w:bottom w:val="single" w:sz="4" w:space="0" w:color="auto"/>
            </w:tcBorders>
          </w:tcPr>
          <w:p w14:paraId="0324BBB9" w14:textId="77777777" w:rsidR="007166EA" w:rsidRDefault="007166EA" w:rsidP="00D9111A">
            <w:pPr>
              <w:jc w:val="center"/>
              <w:rPr>
                <w:szCs w:val="21"/>
              </w:rPr>
            </w:pPr>
            <w:r>
              <w:rPr>
                <w:szCs w:val="21"/>
              </w:rPr>
              <w:t>Kernel size</w:t>
            </w:r>
          </w:p>
        </w:tc>
        <w:tc>
          <w:tcPr>
            <w:tcW w:w="1701" w:type="dxa"/>
            <w:tcBorders>
              <w:top w:val="single" w:sz="4" w:space="0" w:color="auto"/>
              <w:bottom w:val="single" w:sz="4" w:space="0" w:color="auto"/>
            </w:tcBorders>
          </w:tcPr>
          <w:p w14:paraId="334255FD" w14:textId="77777777" w:rsidR="007166EA" w:rsidRDefault="007166EA" w:rsidP="00D9111A">
            <w:pPr>
              <w:jc w:val="center"/>
              <w:rPr>
                <w:szCs w:val="21"/>
              </w:rPr>
            </w:pPr>
            <w:r>
              <w:rPr>
                <w:szCs w:val="21"/>
              </w:rPr>
              <w:t>Short name</w:t>
            </w:r>
          </w:p>
        </w:tc>
        <w:tc>
          <w:tcPr>
            <w:tcW w:w="1071" w:type="dxa"/>
            <w:tcBorders>
              <w:top w:val="single" w:sz="4" w:space="0" w:color="auto"/>
              <w:bottom w:val="single" w:sz="4" w:space="0" w:color="auto"/>
            </w:tcBorders>
          </w:tcPr>
          <w:p w14:paraId="12E9A415" w14:textId="77777777" w:rsidR="007166EA" w:rsidRDefault="007166EA" w:rsidP="00D9111A">
            <w:pPr>
              <w:jc w:val="center"/>
              <w:rPr>
                <w:szCs w:val="21"/>
              </w:rPr>
            </w:pPr>
            <w:r>
              <w:rPr>
                <w:szCs w:val="21"/>
              </w:rPr>
              <w:t>Code</w:t>
            </w:r>
          </w:p>
        </w:tc>
      </w:tr>
      <w:tr w:rsidR="007166EA" w14:paraId="4DB46DAA" w14:textId="77777777" w:rsidTr="00D9111A">
        <w:tc>
          <w:tcPr>
            <w:tcW w:w="3823" w:type="dxa"/>
            <w:tcBorders>
              <w:top w:val="single" w:sz="4" w:space="0" w:color="auto"/>
            </w:tcBorders>
          </w:tcPr>
          <w:p w14:paraId="7C2166E7" w14:textId="77777777" w:rsidR="007166EA" w:rsidRDefault="007166EA" w:rsidP="00D9111A">
            <w:pPr>
              <w:pStyle w:val="1"/>
              <w:keepNext w:val="0"/>
              <w:keepLines w:val="0"/>
              <w:shd w:val="clear" w:color="auto" w:fill="FFFFFF"/>
              <w:spacing w:before="0" w:after="0" w:line="240" w:lineRule="auto"/>
              <w:jc w:val="center"/>
              <w:outlineLvl w:val="0"/>
              <w:rPr>
                <w:rFonts w:ascii="Times New Roman" w:eastAsia="宋体" w:hAnsi="Times New Roman" w:cs="Times New Roman"/>
                <w:b w:val="0"/>
                <w:bCs w:val="0"/>
                <w:color w:val="292929"/>
                <w:sz w:val="21"/>
                <w:szCs w:val="21"/>
              </w:rPr>
            </w:pPr>
            <w:r>
              <w:rPr>
                <w:rFonts w:ascii="Times New Roman" w:eastAsia="宋体" w:hAnsi="Times New Roman" w:cs="Times New Roman"/>
                <w:b w:val="0"/>
                <w:bCs w:val="0"/>
                <w:color w:val="292929"/>
                <w:sz w:val="21"/>
                <w:szCs w:val="21"/>
              </w:rPr>
              <w:t>Spatial Separable</w:t>
            </w:r>
            <w:r>
              <w:rPr>
                <w:rFonts w:ascii="Times New Roman" w:hAnsi="Times New Roman" w:cs="Times New Roman"/>
                <w:b w:val="0"/>
                <w:bCs w:val="0"/>
                <w:color w:val="292929"/>
                <w:sz w:val="21"/>
                <w:szCs w:val="21"/>
              </w:rPr>
              <w:t xml:space="preserve"> </w:t>
            </w:r>
            <w:r>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28759DF6" w14:textId="77777777" w:rsidR="007166EA" w:rsidRDefault="007166EA" w:rsidP="00D9111A">
            <w:pPr>
              <w:jc w:val="center"/>
              <w:rPr>
                <w:szCs w:val="21"/>
              </w:rPr>
            </w:pPr>
            <w:r>
              <w:rPr>
                <w:szCs w:val="21"/>
              </w:rPr>
              <w:t>3</w:t>
            </w:r>
          </w:p>
        </w:tc>
        <w:tc>
          <w:tcPr>
            <w:tcW w:w="1701" w:type="dxa"/>
            <w:tcBorders>
              <w:top w:val="single" w:sz="4" w:space="0" w:color="auto"/>
            </w:tcBorders>
          </w:tcPr>
          <w:p w14:paraId="4339AB87" w14:textId="77777777" w:rsidR="007166EA" w:rsidRDefault="007166EA" w:rsidP="00D9111A">
            <w:pPr>
              <w:jc w:val="center"/>
              <w:rPr>
                <w:szCs w:val="21"/>
              </w:rPr>
            </w:pPr>
            <w:r>
              <w:rPr>
                <w:szCs w:val="21"/>
              </w:rPr>
              <w:t>SP3</w:t>
            </w:r>
          </w:p>
        </w:tc>
        <w:tc>
          <w:tcPr>
            <w:tcW w:w="1071" w:type="dxa"/>
            <w:tcBorders>
              <w:top w:val="single" w:sz="4" w:space="0" w:color="auto"/>
            </w:tcBorders>
          </w:tcPr>
          <w:p w14:paraId="1676269F" w14:textId="77777777" w:rsidR="007166EA" w:rsidRDefault="007166EA" w:rsidP="00D9111A">
            <w:pPr>
              <w:jc w:val="center"/>
              <w:rPr>
                <w:szCs w:val="21"/>
              </w:rPr>
            </w:pPr>
            <w:r>
              <w:rPr>
                <w:szCs w:val="21"/>
              </w:rPr>
              <w:t>0</w:t>
            </w:r>
          </w:p>
        </w:tc>
      </w:tr>
      <w:tr w:rsidR="007166EA" w14:paraId="5A96DDFA" w14:textId="77777777" w:rsidTr="00D9111A">
        <w:tc>
          <w:tcPr>
            <w:tcW w:w="3823" w:type="dxa"/>
          </w:tcPr>
          <w:p w14:paraId="1DDFECAD" w14:textId="77777777" w:rsidR="007166EA" w:rsidRDefault="007166EA" w:rsidP="00D9111A">
            <w:pPr>
              <w:jc w:val="center"/>
              <w:rPr>
                <w:szCs w:val="21"/>
              </w:rPr>
            </w:pPr>
            <w:r>
              <w:rPr>
                <w:rFonts w:eastAsia="宋体"/>
                <w:color w:val="292929"/>
                <w:szCs w:val="21"/>
              </w:rPr>
              <w:t>Spatial Separable</w:t>
            </w:r>
            <w:r>
              <w:rPr>
                <w:b/>
                <w:bCs/>
                <w:color w:val="292929"/>
                <w:szCs w:val="21"/>
              </w:rPr>
              <w:t xml:space="preserve"> </w:t>
            </w:r>
            <w:r>
              <w:rPr>
                <w:rFonts w:eastAsia="宋体"/>
                <w:color w:val="292929"/>
                <w:szCs w:val="21"/>
              </w:rPr>
              <w:t>Convolutions</w:t>
            </w:r>
          </w:p>
        </w:tc>
        <w:tc>
          <w:tcPr>
            <w:tcW w:w="1701" w:type="dxa"/>
          </w:tcPr>
          <w:p w14:paraId="32875B20" w14:textId="77777777" w:rsidR="007166EA" w:rsidRDefault="007166EA" w:rsidP="00D9111A">
            <w:pPr>
              <w:jc w:val="center"/>
              <w:rPr>
                <w:szCs w:val="21"/>
              </w:rPr>
            </w:pPr>
            <w:r>
              <w:rPr>
                <w:szCs w:val="21"/>
              </w:rPr>
              <w:t>5</w:t>
            </w:r>
          </w:p>
        </w:tc>
        <w:tc>
          <w:tcPr>
            <w:tcW w:w="1701" w:type="dxa"/>
          </w:tcPr>
          <w:p w14:paraId="0DBFAFE6" w14:textId="77777777" w:rsidR="007166EA" w:rsidRDefault="007166EA" w:rsidP="00D9111A">
            <w:pPr>
              <w:jc w:val="center"/>
              <w:rPr>
                <w:szCs w:val="21"/>
              </w:rPr>
            </w:pPr>
            <w:r>
              <w:rPr>
                <w:szCs w:val="21"/>
              </w:rPr>
              <w:t>SP5</w:t>
            </w:r>
          </w:p>
        </w:tc>
        <w:tc>
          <w:tcPr>
            <w:tcW w:w="1071" w:type="dxa"/>
          </w:tcPr>
          <w:p w14:paraId="0DCBB2CB" w14:textId="77777777" w:rsidR="007166EA" w:rsidRDefault="007166EA" w:rsidP="00D9111A">
            <w:pPr>
              <w:jc w:val="center"/>
              <w:rPr>
                <w:szCs w:val="21"/>
              </w:rPr>
            </w:pPr>
            <w:r>
              <w:rPr>
                <w:szCs w:val="21"/>
              </w:rPr>
              <w:t>1</w:t>
            </w:r>
          </w:p>
        </w:tc>
      </w:tr>
      <w:tr w:rsidR="007166EA" w14:paraId="0B1E7FDD" w14:textId="77777777" w:rsidTr="00D9111A">
        <w:tc>
          <w:tcPr>
            <w:tcW w:w="3823" w:type="dxa"/>
          </w:tcPr>
          <w:p w14:paraId="68CE9D8E"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597F3357" w14:textId="77777777" w:rsidR="007166EA" w:rsidRDefault="007166EA" w:rsidP="00D9111A">
            <w:pPr>
              <w:jc w:val="center"/>
              <w:rPr>
                <w:szCs w:val="21"/>
              </w:rPr>
            </w:pPr>
            <w:r>
              <w:rPr>
                <w:szCs w:val="21"/>
              </w:rPr>
              <w:t>3</w:t>
            </w:r>
          </w:p>
        </w:tc>
        <w:tc>
          <w:tcPr>
            <w:tcW w:w="1701" w:type="dxa"/>
          </w:tcPr>
          <w:p w14:paraId="7FE179E0" w14:textId="77777777" w:rsidR="007166EA" w:rsidRDefault="007166EA" w:rsidP="00D9111A">
            <w:pPr>
              <w:jc w:val="center"/>
              <w:rPr>
                <w:szCs w:val="21"/>
              </w:rPr>
            </w:pPr>
            <w:r>
              <w:rPr>
                <w:szCs w:val="21"/>
              </w:rPr>
              <w:t>DW3</w:t>
            </w:r>
          </w:p>
        </w:tc>
        <w:tc>
          <w:tcPr>
            <w:tcW w:w="1071" w:type="dxa"/>
          </w:tcPr>
          <w:p w14:paraId="080D8E73" w14:textId="77777777" w:rsidR="007166EA" w:rsidRDefault="007166EA" w:rsidP="00D9111A">
            <w:pPr>
              <w:jc w:val="center"/>
              <w:rPr>
                <w:szCs w:val="21"/>
              </w:rPr>
            </w:pPr>
            <w:r>
              <w:rPr>
                <w:szCs w:val="21"/>
              </w:rPr>
              <w:t>2</w:t>
            </w:r>
          </w:p>
        </w:tc>
      </w:tr>
      <w:tr w:rsidR="007166EA" w14:paraId="48E43CEB" w14:textId="77777777" w:rsidTr="00D9111A">
        <w:tc>
          <w:tcPr>
            <w:tcW w:w="3823" w:type="dxa"/>
          </w:tcPr>
          <w:p w14:paraId="2C1BE999"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45DD61C8" w14:textId="77777777" w:rsidR="007166EA" w:rsidRDefault="007166EA" w:rsidP="00D9111A">
            <w:pPr>
              <w:jc w:val="center"/>
              <w:rPr>
                <w:szCs w:val="21"/>
              </w:rPr>
            </w:pPr>
            <w:r>
              <w:rPr>
                <w:szCs w:val="21"/>
              </w:rPr>
              <w:t>5</w:t>
            </w:r>
          </w:p>
        </w:tc>
        <w:tc>
          <w:tcPr>
            <w:tcW w:w="1701" w:type="dxa"/>
          </w:tcPr>
          <w:p w14:paraId="58FD0F45" w14:textId="77777777" w:rsidR="007166EA" w:rsidRDefault="007166EA" w:rsidP="00D9111A">
            <w:pPr>
              <w:jc w:val="center"/>
              <w:rPr>
                <w:szCs w:val="21"/>
              </w:rPr>
            </w:pPr>
            <w:r>
              <w:rPr>
                <w:szCs w:val="21"/>
              </w:rPr>
              <w:t>DW5</w:t>
            </w:r>
          </w:p>
        </w:tc>
        <w:tc>
          <w:tcPr>
            <w:tcW w:w="1071" w:type="dxa"/>
          </w:tcPr>
          <w:p w14:paraId="7F3FAD31" w14:textId="77777777" w:rsidR="007166EA" w:rsidRDefault="007166EA" w:rsidP="00D9111A">
            <w:pPr>
              <w:jc w:val="center"/>
              <w:rPr>
                <w:szCs w:val="21"/>
              </w:rPr>
            </w:pPr>
            <w:r>
              <w:rPr>
                <w:szCs w:val="21"/>
              </w:rPr>
              <w:t>3</w:t>
            </w:r>
          </w:p>
        </w:tc>
      </w:tr>
      <w:tr w:rsidR="007166EA" w14:paraId="5D9A1F93" w14:textId="77777777" w:rsidTr="00D9111A">
        <w:tc>
          <w:tcPr>
            <w:tcW w:w="3823" w:type="dxa"/>
          </w:tcPr>
          <w:p w14:paraId="7701D09E" w14:textId="77777777" w:rsidR="007166EA" w:rsidRDefault="007166EA" w:rsidP="00D9111A">
            <w:pPr>
              <w:jc w:val="center"/>
              <w:rPr>
                <w:szCs w:val="21"/>
              </w:rPr>
            </w:pPr>
            <w:r>
              <w:rPr>
                <w:szCs w:val="21"/>
              </w:rPr>
              <w:lastRenderedPageBreak/>
              <w:t>Normal convolution</w:t>
            </w:r>
          </w:p>
        </w:tc>
        <w:tc>
          <w:tcPr>
            <w:tcW w:w="1701" w:type="dxa"/>
          </w:tcPr>
          <w:p w14:paraId="1BAD4805" w14:textId="77777777" w:rsidR="007166EA" w:rsidRDefault="007166EA" w:rsidP="00D9111A">
            <w:pPr>
              <w:jc w:val="center"/>
              <w:rPr>
                <w:szCs w:val="21"/>
              </w:rPr>
            </w:pPr>
            <w:r>
              <w:rPr>
                <w:szCs w:val="21"/>
              </w:rPr>
              <w:t>3</w:t>
            </w:r>
          </w:p>
        </w:tc>
        <w:tc>
          <w:tcPr>
            <w:tcW w:w="1701" w:type="dxa"/>
          </w:tcPr>
          <w:p w14:paraId="61B09CCA" w14:textId="77777777" w:rsidR="007166EA" w:rsidRDefault="007166EA" w:rsidP="00D9111A">
            <w:pPr>
              <w:jc w:val="center"/>
              <w:rPr>
                <w:szCs w:val="21"/>
              </w:rPr>
            </w:pPr>
            <w:r>
              <w:rPr>
                <w:szCs w:val="21"/>
              </w:rPr>
              <w:t>3*3</w:t>
            </w:r>
          </w:p>
        </w:tc>
        <w:tc>
          <w:tcPr>
            <w:tcW w:w="1071" w:type="dxa"/>
          </w:tcPr>
          <w:p w14:paraId="4F7BDB55" w14:textId="77777777" w:rsidR="007166EA" w:rsidRDefault="007166EA" w:rsidP="00D9111A">
            <w:pPr>
              <w:jc w:val="center"/>
              <w:rPr>
                <w:szCs w:val="21"/>
              </w:rPr>
            </w:pPr>
            <w:r>
              <w:rPr>
                <w:szCs w:val="21"/>
              </w:rPr>
              <w:t>4</w:t>
            </w:r>
          </w:p>
        </w:tc>
      </w:tr>
    </w:tbl>
    <w:p w14:paraId="7CBA201E" w14:textId="77777777" w:rsidR="007166EA" w:rsidRDefault="007166EA" w:rsidP="007166EA">
      <w:pPr>
        <w:pStyle w:val="a5"/>
        <w:numPr>
          <w:ilvl w:val="0"/>
          <w:numId w:val="1"/>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0B6F1750" w14:textId="77777777" w:rsidR="007166EA" w:rsidRDefault="007166EA" w:rsidP="007166EA">
      <w:pPr>
        <w:tabs>
          <w:tab w:val="left" w:pos="637"/>
        </w:tabs>
        <w:spacing w:before="212" w:line="320" w:lineRule="atLeast"/>
        <w:ind w:firstLineChars="200" w:firstLine="480"/>
        <w:jc w:val="both"/>
        <w:rPr>
          <w:sz w:val="24"/>
          <w:szCs w:val="24"/>
        </w:rPr>
      </w:pPr>
      <w:r>
        <w:rPr>
          <w:sz w:val="24"/>
          <w:szCs w:val="24"/>
        </w:rPr>
        <w:t>The</w:t>
      </w:r>
      <w:r>
        <w:rPr>
          <w:spacing w:val="32"/>
          <w:sz w:val="24"/>
          <w:szCs w:val="24"/>
        </w:rPr>
        <w:t xml:space="preserve"> </w:t>
      </w:r>
      <w:r>
        <w:rPr>
          <w:sz w:val="24"/>
          <w:szCs w:val="24"/>
        </w:rPr>
        <w:t>architecture</w:t>
      </w:r>
      <w:r>
        <w:rPr>
          <w:spacing w:val="32"/>
          <w:sz w:val="24"/>
          <w:szCs w:val="24"/>
        </w:rPr>
        <w:t xml:space="preserve"> </w:t>
      </w:r>
      <w:r>
        <w:rPr>
          <w:sz w:val="24"/>
          <w:szCs w:val="24"/>
        </w:rPr>
        <w:t>we</w:t>
      </w:r>
      <w:r>
        <w:rPr>
          <w:spacing w:val="32"/>
          <w:sz w:val="24"/>
          <w:szCs w:val="24"/>
        </w:rPr>
        <w:t xml:space="preserve"> </w:t>
      </w:r>
      <w:r>
        <w:rPr>
          <w:sz w:val="24"/>
          <w:szCs w:val="24"/>
        </w:rPr>
        <w:t>proposed</w:t>
      </w:r>
      <w:r>
        <w:rPr>
          <w:spacing w:val="32"/>
          <w:sz w:val="24"/>
          <w:szCs w:val="24"/>
        </w:rPr>
        <w:t xml:space="preserve"> </w:t>
      </w:r>
      <w:r>
        <w:rPr>
          <w:sz w:val="24"/>
          <w:szCs w:val="24"/>
        </w:rPr>
        <w:t>is</w:t>
      </w:r>
      <w:r>
        <w:rPr>
          <w:spacing w:val="32"/>
          <w:sz w:val="24"/>
          <w:szCs w:val="24"/>
        </w:rPr>
        <w:t xml:space="preserve"> </w:t>
      </w:r>
      <w:r>
        <w:rPr>
          <w:sz w:val="24"/>
          <w:szCs w:val="24"/>
        </w:rPr>
        <w:t>shown</w:t>
      </w:r>
      <w:r>
        <w:rPr>
          <w:spacing w:val="32"/>
          <w:sz w:val="24"/>
          <w:szCs w:val="24"/>
        </w:rPr>
        <w:t xml:space="preserve"> </w:t>
      </w:r>
      <w:r>
        <w:rPr>
          <w:sz w:val="24"/>
          <w:szCs w:val="24"/>
        </w:rPr>
        <w:t>in</w:t>
      </w:r>
      <w:r>
        <w:rPr>
          <w:spacing w:val="32"/>
          <w:sz w:val="24"/>
          <w:szCs w:val="24"/>
        </w:rPr>
        <w:t xml:space="preserve"> </w:t>
      </w:r>
      <w:r>
        <w:rPr>
          <w:sz w:val="24"/>
          <w:szCs w:val="24"/>
        </w:rPr>
        <w:t>the</w:t>
      </w:r>
      <w:r>
        <w:rPr>
          <w:spacing w:val="32"/>
          <w:sz w:val="24"/>
          <w:szCs w:val="24"/>
        </w:rPr>
        <w:t xml:space="preserve"> </w:t>
      </w:r>
      <w:r>
        <w:rPr>
          <w:sz w:val="24"/>
          <w:szCs w:val="24"/>
        </w:rPr>
        <w:t>Figure2</w:t>
      </w:r>
      <w:r>
        <w:rPr>
          <w:spacing w:val="32"/>
          <w:sz w:val="24"/>
          <w:szCs w:val="24"/>
        </w:rPr>
        <w:t xml:space="preserve"> </w:t>
      </w:r>
      <w:r>
        <w:rPr>
          <w:sz w:val="24"/>
          <w:szCs w:val="24"/>
        </w:rPr>
        <w:t>and can be divided into two parts of requiring CAN part and intrusion detection part. Requiring CAN part is constructed</w:t>
      </w:r>
      <w:r>
        <w:rPr>
          <w:spacing w:val="80"/>
          <w:sz w:val="24"/>
          <w:szCs w:val="24"/>
        </w:rPr>
        <w:t xml:space="preserve"> </w:t>
      </w:r>
      <w:r>
        <w:rPr>
          <w:sz w:val="24"/>
          <w:szCs w:val="24"/>
        </w:rPr>
        <w:t>by reinforcement learning (RL) network to dynamically collect</w:t>
      </w:r>
      <w:r>
        <w:rPr>
          <w:spacing w:val="40"/>
          <w:sz w:val="24"/>
          <w:szCs w:val="24"/>
        </w:rPr>
        <w:t xml:space="preserve"> </w:t>
      </w:r>
      <w:r>
        <w:rPr>
          <w:sz w:val="24"/>
          <w:szCs w:val="24"/>
        </w:rPr>
        <w:t>CAN</w:t>
      </w:r>
      <w:r>
        <w:rPr>
          <w:spacing w:val="40"/>
          <w:sz w:val="24"/>
          <w:szCs w:val="24"/>
        </w:rPr>
        <w:t xml:space="preserve"> </w:t>
      </w:r>
      <w:r>
        <w:rPr>
          <w:sz w:val="24"/>
          <w:szCs w:val="24"/>
        </w:rPr>
        <w:t>messages.</w:t>
      </w:r>
      <w:r>
        <w:rPr>
          <w:spacing w:val="40"/>
          <w:sz w:val="24"/>
          <w:szCs w:val="24"/>
        </w:rPr>
        <w:t xml:space="preserve"> </w:t>
      </w:r>
      <w:r>
        <w:rPr>
          <w:sz w:val="24"/>
          <w:szCs w:val="24"/>
        </w:rPr>
        <w:t>Intrusion</w:t>
      </w:r>
      <w:r>
        <w:rPr>
          <w:spacing w:val="40"/>
          <w:sz w:val="24"/>
          <w:szCs w:val="24"/>
        </w:rPr>
        <w:t xml:space="preserve"> </w:t>
      </w:r>
      <w:r>
        <w:rPr>
          <w:sz w:val="24"/>
          <w:szCs w:val="24"/>
        </w:rPr>
        <w:t>detection</w:t>
      </w:r>
      <w:r>
        <w:rPr>
          <w:spacing w:val="40"/>
          <w:sz w:val="24"/>
          <w:szCs w:val="24"/>
        </w:rPr>
        <w:t xml:space="preserve"> </w:t>
      </w:r>
      <w:r>
        <w:rPr>
          <w:sz w:val="24"/>
          <w:szCs w:val="24"/>
        </w:rPr>
        <w:t>part</w:t>
      </w:r>
      <w:r>
        <w:rPr>
          <w:spacing w:val="40"/>
          <w:sz w:val="24"/>
          <w:szCs w:val="24"/>
        </w:rPr>
        <w:t xml:space="preserve"> </w:t>
      </w:r>
      <w:r>
        <w:rPr>
          <w:sz w:val="24"/>
          <w:szCs w:val="24"/>
        </w:rPr>
        <w:t>is</w:t>
      </w:r>
      <w:r>
        <w:rPr>
          <w:spacing w:val="40"/>
          <w:sz w:val="24"/>
          <w:szCs w:val="24"/>
        </w:rPr>
        <w:t xml:space="preserve"> </w:t>
      </w:r>
      <w:r>
        <w:rPr>
          <w:sz w:val="24"/>
          <w:szCs w:val="24"/>
        </w:rPr>
        <w:t>constructed by GNN and CNN. The network architecture of GNN and CNN is optimized by EA. The parts optimized by EA are marked with dotted lines in the Figure 2. They are the convolution layer</w:t>
      </w:r>
      <w:r>
        <w:rPr>
          <w:spacing w:val="31"/>
          <w:sz w:val="24"/>
          <w:szCs w:val="24"/>
        </w:rPr>
        <w:t xml:space="preserve"> </w:t>
      </w:r>
      <w:r>
        <w:rPr>
          <w:sz w:val="24"/>
          <w:szCs w:val="24"/>
        </w:rPr>
        <w:t>of</w:t>
      </w:r>
      <w:r>
        <w:rPr>
          <w:spacing w:val="31"/>
          <w:sz w:val="24"/>
          <w:szCs w:val="24"/>
        </w:rPr>
        <w:t xml:space="preserve"> </w:t>
      </w:r>
      <w:r>
        <w:rPr>
          <w:sz w:val="24"/>
          <w:szCs w:val="24"/>
        </w:rPr>
        <w:t>CNN,</w:t>
      </w:r>
      <w:r>
        <w:rPr>
          <w:spacing w:val="31"/>
          <w:sz w:val="24"/>
          <w:szCs w:val="24"/>
        </w:rPr>
        <w:t xml:space="preserve"> </w:t>
      </w:r>
      <w:r>
        <w:rPr>
          <w:sz w:val="24"/>
          <w:szCs w:val="24"/>
        </w:rPr>
        <w:t>the</w:t>
      </w:r>
      <w:r>
        <w:rPr>
          <w:spacing w:val="31"/>
          <w:sz w:val="24"/>
          <w:szCs w:val="24"/>
        </w:rPr>
        <w:t xml:space="preserve"> </w:t>
      </w:r>
      <w:r>
        <w:rPr>
          <w:sz w:val="24"/>
          <w:szCs w:val="24"/>
        </w:rPr>
        <w:t>GCN</w:t>
      </w:r>
      <w:r>
        <w:rPr>
          <w:spacing w:val="31"/>
          <w:sz w:val="24"/>
          <w:szCs w:val="24"/>
        </w:rPr>
        <w:t xml:space="preserve"> </w:t>
      </w:r>
      <w:r>
        <w:rPr>
          <w:sz w:val="24"/>
          <w:szCs w:val="24"/>
        </w:rPr>
        <w:t>layer</w:t>
      </w:r>
      <w:r>
        <w:rPr>
          <w:spacing w:val="31"/>
          <w:sz w:val="24"/>
          <w:szCs w:val="24"/>
        </w:rPr>
        <w:t xml:space="preserve"> </w:t>
      </w:r>
      <w:r>
        <w:rPr>
          <w:sz w:val="24"/>
          <w:szCs w:val="24"/>
        </w:rPr>
        <w:t>of</w:t>
      </w:r>
      <w:r>
        <w:rPr>
          <w:spacing w:val="31"/>
          <w:sz w:val="24"/>
          <w:szCs w:val="24"/>
        </w:rPr>
        <w:t xml:space="preserve"> </w:t>
      </w:r>
      <w:r>
        <w:rPr>
          <w:sz w:val="24"/>
          <w:szCs w:val="24"/>
        </w:rPr>
        <w:t>graph</w:t>
      </w:r>
      <w:r>
        <w:rPr>
          <w:spacing w:val="31"/>
          <w:sz w:val="24"/>
          <w:szCs w:val="24"/>
        </w:rPr>
        <w:t xml:space="preserve"> </w:t>
      </w:r>
      <w:r>
        <w:rPr>
          <w:sz w:val="24"/>
          <w:szCs w:val="24"/>
        </w:rPr>
        <w:t>neural</w:t>
      </w:r>
      <w:r>
        <w:rPr>
          <w:spacing w:val="31"/>
          <w:sz w:val="24"/>
          <w:szCs w:val="24"/>
        </w:rPr>
        <w:t xml:space="preserve"> </w:t>
      </w:r>
      <w:r>
        <w:rPr>
          <w:sz w:val="24"/>
          <w:szCs w:val="24"/>
        </w:rPr>
        <w:t>network</w:t>
      </w:r>
      <w:r>
        <w:rPr>
          <w:spacing w:val="31"/>
          <w:sz w:val="24"/>
          <w:szCs w:val="24"/>
        </w:rPr>
        <w:t xml:space="preserve"> </w:t>
      </w:r>
      <w:r>
        <w:rPr>
          <w:sz w:val="24"/>
          <w:szCs w:val="24"/>
        </w:rPr>
        <w:t>and the full connection layer and etc. At the same time, using the advantages of two different neural networks, GNN has the advantage of extracting logical features and CNN has the</w:t>
      </w:r>
      <w:r>
        <w:rPr>
          <w:spacing w:val="-2"/>
          <w:sz w:val="24"/>
          <w:szCs w:val="24"/>
        </w:rPr>
        <w:t xml:space="preserve"> </w:t>
      </w:r>
      <w:r>
        <w:rPr>
          <w:sz w:val="24"/>
          <w:szCs w:val="24"/>
        </w:rPr>
        <w:t>advantage</w:t>
      </w:r>
      <w:r>
        <w:rPr>
          <w:spacing w:val="-2"/>
          <w:sz w:val="24"/>
          <w:szCs w:val="24"/>
        </w:rPr>
        <w:t xml:space="preserve"> </w:t>
      </w:r>
      <w:r>
        <w:rPr>
          <w:sz w:val="24"/>
          <w:szCs w:val="24"/>
        </w:rPr>
        <w:t>of</w:t>
      </w:r>
      <w:r>
        <w:rPr>
          <w:spacing w:val="-2"/>
          <w:sz w:val="24"/>
          <w:szCs w:val="24"/>
        </w:rPr>
        <w:t xml:space="preserve"> </w:t>
      </w:r>
      <w:r>
        <w:rPr>
          <w:sz w:val="24"/>
          <w:szCs w:val="24"/>
        </w:rPr>
        <w:t>extracting</w:t>
      </w:r>
      <w:r>
        <w:rPr>
          <w:spacing w:val="-2"/>
          <w:sz w:val="24"/>
          <w:szCs w:val="24"/>
        </w:rPr>
        <w:t xml:space="preserve"> </w:t>
      </w:r>
      <w:r>
        <w:rPr>
          <w:sz w:val="24"/>
          <w:szCs w:val="24"/>
        </w:rPr>
        <w:t>spatial</w:t>
      </w:r>
      <w:r>
        <w:rPr>
          <w:spacing w:val="-2"/>
          <w:sz w:val="24"/>
          <w:szCs w:val="24"/>
        </w:rPr>
        <w:t xml:space="preserve"> </w:t>
      </w:r>
      <w:r>
        <w:rPr>
          <w:sz w:val="24"/>
          <w:szCs w:val="24"/>
        </w:rPr>
        <w:t>features.</w:t>
      </w:r>
      <w:r>
        <w:rPr>
          <w:spacing w:val="-2"/>
          <w:sz w:val="24"/>
          <w:szCs w:val="24"/>
        </w:rPr>
        <w:t xml:space="preserve"> </w:t>
      </w:r>
      <w:r>
        <w:rPr>
          <w:sz w:val="24"/>
          <w:szCs w:val="24"/>
        </w:rPr>
        <w:t>Finally,</w:t>
      </w:r>
      <w:r>
        <w:rPr>
          <w:spacing w:val="-2"/>
          <w:sz w:val="24"/>
          <w:szCs w:val="24"/>
        </w:rPr>
        <w:t xml:space="preserve"> </w:t>
      </w:r>
      <w:r>
        <w:rPr>
          <w:sz w:val="24"/>
          <w:szCs w:val="24"/>
        </w:rPr>
        <w:t>the</w:t>
      </w:r>
      <w:r>
        <w:rPr>
          <w:spacing w:val="-2"/>
          <w:sz w:val="24"/>
          <w:szCs w:val="24"/>
        </w:rPr>
        <w:t xml:space="preserve"> </w:t>
      </w:r>
      <w:r>
        <w:rPr>
          <w:sz w:val="24"/>
          <w:szCs w:val="24"/>
        </w:rPr>
        <w:t xml:space="preserve">output results of the two networks are integrated to obtain the final </w:t>
      </w:r>
      <w:r>
        <w:rPr>
          <w:spacing w:val="-2"/>
          <w:sz w:val="24"/>
          <w:szCs w:val="24"/>
        </w:rPr>
        <w:t>result.</w:t>
      </w:r>
      <w:r>
        <w:rPr>
          <w:sz w:val="24"/>
          <w:szCs w:val="24"/>
        </w:rPr>
        <w:t xml:space="preserve"> </w:t>
      </w:r>
      <w:r>
        <w:rPr>
          <w:spacing w:val="-2"/>
          <w:sz w:val="24"/>
          <w:szCs w:val="24"/>
        </w:rPr>
        <w:t>Both GNN and CNN are binary-</w:t>
      </w:r>
      <w:r>
        <w:rPr>
          <w:spacing w:val="-2"/>
          <w:sz w:val="24"/>
          <w:szCs w:val="24"/>
          <w:lang w:eastAsia="zh-CN"/>
        </w:rPr>
        <w:t>class</w:t>
      </w:r>
      <w:r>
        <w:rPr>
          <w:rFonts w:hint="eastAsia"/>
          <w:spacing w:val="-2"/>
          <w:sz w:val="24"/>
          <w:szCs w:val="24"/>
          <w:lang w:eastAsia="zh-CN"/>
        </w:rPr>
        <w:t xml:space="preserve"> </w:t>
      </w:r>
      <w:r>
        <w:rPr>
          <w:spacing w:val="-2"/>
          <w:sz w:val="24"/>
          <w:szCs w:val="24"/>
        </w:rPr>
        <w:t xml:space="preserve">networks. </w:t>
      </w:r>
      <w:r>
        <w:rPr>
          <w:sz w:val="24"/>
          <w:szCs w:val="24"/>
        </w:rPr>
        <w:t xml:space="preserve">Both GNN and CNN are binary networks. Before the final output of the </w:t>
      </w:r>
      <w:r>
        <w:rPr>
          <w:sz w:val="24"/>
          <w:szCs w:val="24"/>
          <w:lang w:eastAsia="zh-CN"/>
        </w:rPr>
        <w:t xml:space="preserve">intrusion detection </w:t>
      </w:r>
      <w:r>
        <w:rPr>
          <w:rFonts w:hint="eastAsia"/>
          <w:sz w:val="24"/>
          <w:szCs w:val="24"/>
          <w:lang w:eastAsia="zh-CN"/>
        </w:rPr>
        <w:t>r</w:t>
      </w:r>
      <w:r>
        <w:rPr>
          <w:sz w:val="24"/>
          <w:szCs w:val="24"/>
        </w:rPr>
        <w:t>esults, it is judged that the output of each network has one row and two columns of vectors, and the result output is the network result with a larger difference between the two columns of the two network output vectors.</w:t>
      </w:r>
    </w:p>
    <w:p w14:paraId="1C0CE3B4" w14:textId="77777777" w:rsidR="007166EA" w:rsidRDefault="007166EA" w:rsidP="007166EA">
      <w:pPr>
        <w:keepNext/>
        <w:tabs>
          <w:tab w:val="left" w:pos="637"/>
        </w:tabs>
        <w:spacing w:before="212" w:line="320" w:lineRule="atLeast"/>
        <w:jc w:val="center"/>
      </w:pPr>
      <w:r>
        <w:rPr>
          <w:noProof/>
        </w:rPr>
        <w:drawing>
          <wp:inline distT="0" distB="0" distL="0" distR="0" wp14:anchorId="439564A8" wp14:editId="554352DA">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8828E3" w14:textId="77777777" w:rsidR="007166EA" w:rsidRDefault="007166EA" w:rsidP="007166EA">
      <w:pPr>
        <w:pStyle w:val="ae"/>
        <w:jc w:val="both"/>
        <w:rPr>
          <w:lang w:eastAsia="zh-CN"/>
        </w:rPr>
      </w:pPr>
      <w:r>
        <w:t xml:space="preserve">Figure </w:t>
      </w:r>
      <w:fldSimple w:instr=" SEQ Figure \* ARABIC ">
        <w:r>
          <w:rPr>
            <w:noProof/>
          </w:rPr>
          <w:t>2</w:t>
        </w:r>
      </w:fldSimple>
      <w:r>
        <w:t xml:space="preserve"> Overall framework of network architecture</w:t>
      </w:r>
      <w:r>
        <w:rPr>
          <w:lang w:eastAsia="zh-CN"/>
        </w:rPr>
        <w:t>.</w:t>
      </w:r>
      <w:r>
        <w:t xml:space="preserve"> The samples of CANID sent to intrusion detection model is illustrated in the upper right corner of the figure. The CAN intrusion detection part of our 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MOEA algorithm. The dotted line in the figure points to the optimized part from the dark gray box of MOEA in the middle. The optimized part in CNN includes the RESNET structure and hyperparameters, such as learning rate, dropout, etc. The optimized part </w:t>
      </w:r>
      <w:r>
        <w:lastRenderedPageBreak/>
        <w:t xml:space="preserve">in GNN includes the number of GCN layers, the number of neurons in each layer of the FCNN and hyperparameters, such as learning rate, dropout, etc. The design details of RL, GNN, CNN are </w:t>
      </w:r>
      <w:proofErr w:type="gramStart"/>
      <w:r>
        <w:t>describe</w:t>
      </w:r>
      <w:proofErr w:type="gramEnd"/>
      <w:r>
        <w:t xml:space="preserve"> in IV-A, IV-B, IV-C. </w:t>
      </w:r>
    </w:p>
    <w:p w14:paraId="68742BED" w14:textId="77777777" w:rsidR="007166EA" w:rsidRDefault="007166EA" w:rsidP="007166EA">
      <w:pPr>
        <w:pStyle w:val="a7"/>
        <w:numPr>
          <w:ilvl w:val="0"/>
          <w:numId w:val="5"/>
        </w:numPr>
        <w:tabs>
          <w:tab w:val="left" w:pos="391"/>
        </w:tabs>
        <w:ind w:left="272" w:right="0"/>
        <w:rPr>
          <w:i/>
          <w:sz w:val="24"/>
          <w:szCs w:val="24"/>
        </w:rPr>
      </w:pPr>
      <w:r>
        <w:rPr>
          <w:i/>
          <w:sz w:val="24"/>
          <w:szCs w:val="24"/>
        </w:rPr>
        <w:t>Collect</w:t>
      </w:r>
      <w:r>
        <w:rPr>
          <w:i/>
          <w:spacing w:val="11"/>
          <w:sz w:val="24"/>
          <w:szCs w:val="24"/>
        </w:rPr>
        <w:t xml:space="preserve"> </w:t>
      </w:r>
      <w:r>
        <w:rPr>
          <w:i/>
          <w:sz w:val="24"/>
          <w:szCs w:val="24"/>
        </w:rPr>
        <w:t>CAN</w:t>
      </w:r>
      <w:r>
        <w:rPr>
          <w:i/>
          <w:spacing w:val="11"/>
          <w:sz w:val="24"/>
          <w:szCs w:val="24"/>
        </w:rPr>
        <w:t xml:space="preserve"> </w:t>
      </w:r>
      <w:r>
        <w:rPr>
          <w:i/>
          <w:sz w:val="24"/>
          <w:szCs w:val="24"/>
        </w:rPr>
        <w:t>by</w:t>
      </w:r>
      <w:r>
        <w:rPr>
          <w:i/>
          <w:spacing w:val="11"/>
          <w:sz w:val="24"/>
          <w:szCs w:val="24"/>
        </w:rPr>
        <w:t xml:space="preserve"> </w:t>
      </w:r>
      <w:r>
        <w:rPr>
          <w:i/>
          <w:sz w:val="24"/>
          <w:szCs w:val="24"/>
        </w:rPr>
        <w:t>Reinforcement</w:t>
      </w:r>
      <w:r>
        <w:rPr>
          <w:i/>
          <w:spacing w:val="12"/>
          <w:sz w:val="24"/>
          <w:szCs w:val="24"/>
        </w:rPr>
        <w:t xml:space="preserve"> </w:t>
      </w:r>
      <w:r>
        <w:rPr>
          <w:i/>
          <w:sz w:val="24"/>
          <w:szCs w:val="24"/>
        </w:rPr>
        <w:t>Learning</w:t>
      </w:r>
      <w:r>
        <w:rPr>
          <w:i/>
          <w:spacing w:val="11"/>
          <w:sz w:val="24"/>
          <w:szCs w:val="24"/>
        </w:rPr>
        <w:t xml:space="preserve"> </w:t>
      </w:r>
      <w:r>
        <w:rPr>
          <w:i/>
          <w:spacing w:val="-4"/>
          <w:sz w:val="24"/>
          <w:szCs w:val="24"/>
        </w:rPr>
        <w:t>(RL)</w:t>
      </w:r>
    </w:p>
    <w:p w14:paraId="4BC6064D" w14:textId="77777777" w:rsidR="007166EA" w:rsidRDefault="007166EA" w:rsidP="007166EA">
      <w:pPr>
        <w:pStyle w:val="a5"/>
        <w:spacing w:before="97" w:line="250" w:lineRule="auto"/>
        <w:ind w:left="119" w:right="40" w:firstLineChars="200" w:firstLine="480"/>
        <w:jc w:val="both"/>
      </w:pPr>
      <w:r>
        <w:rPr>
          <w:sz w:val="24"/>
          <w:szCs w:val="24"/>
        </w:rPr>
        <w:t>RL network is able to dynamic collect CAN messages of every</w:t>
      </w:r>
      <w:r>
        <w:rPr>
          <w:spacing w:val="-7"/>
          <w:sz w:val="24"/>
          <w:szCs w:val="24"/>
        </w:rPr>
        <w:t xml:space="preserve"> </w:t>
      </w:r>
      <w:r>
        <w:rPr>
          <w:sz w:val="24"/>
          <w:szCs w:val="24"/>
        </w:rPr>
        <w:t>detect</w:t>
      </w:r>
      <w:r>
        <w:rPr>
          <w:spacing w:val="-7"/>
          <w:sz w:val="24"/>
          <w:szCs w:val="24"/>
        </w:rPr>
        <w:t xml:space="preserve"> </w:t>
      </w:r>
      <w:r>
        <w:rPr>
          <w:sz w:val="24"/>
          <w:szCs w:val="24"/>
        </w:rPr>
        <w:t>sample</w:t>
      </w:r>
      <w:r>
        <w:rPr>
          <w:spacing w:val="-7"/>
          <w:sz w:val="24"/>
          <w:szCs w:val="24"/>
        </w:rPr>
        <w:t xml:space="preserve"> </w:t>
      </w:r>
      <w:r>
        <w:rPr>
          <w:sz w:val="24"/>
          <w:szCs w:val="24"/>
        </w:rPr>
        <w:t>which</w:t>
      </w:r>
      <w:r>
        <w:rPr>
          <w:spacing w:val="-7"/>
          <w:sz w:val="24"/>
          <w:szCs w:val="24"/>
        </w:rPr>
        <w:t xml:space="preserve"> </w:t>
      </w:r>
      <w:r>
        <w:rPr>
          <w:sz w:val="24"/>
          <w:szCs w:val="24"/>
        </w:rPr>
        <w:t>will</w:t>
      </w:r>
      <w:r>
        <w:rPr>
          <w:spacing w:val="-7"/>
          <w:sz w:val="24"/>
          <w:szCs w:val="24"/>
        </w:rPr>
        <w:t xml:space="preserve"> </w:t>
      </w:r>
      <w:r>
        <w:rPr>
          <w:sz w:val="24"/>
          <w:szCs w:val="24"/>
        </w:rPr>
        <w:t>send</w:t>
      </w:r>
      <w:r>
        <w:rPr>
          <w:spacing w:val="-7"/>
          <w:sz w:val="24"/>
          <w:szCs w:val="24"/>
        </w:rPr>
        <w:t xml:space="preserve"> </w:t>
      </w:r>
      <w:r>
        <w:rPr>
          <w:sz w:val="24"/>
          <w:szCs w:val="24"/>
        </w:rPr>
        <w:t>to</w:t>
      </w:r>
      <w:r>
        <w:rPr>
          <w:spacing w:val="-7"/>
          <w:sz w:val="24"/>
          <w:szCs w:val="24"/>
        </w:rPr>
        <w:t xml:space="preserve"> </w:t>
      </w:r>
      <w:r>
        <w:rPr>
          <w:sz w:val="24"/>
          <w:szCs w:val="24"/>
        </w:rPr>
        <w:t>GNN</w:t>
      </w:r>
      <w:r>
        <w:rPr>
          <w:spacing w:val="-7"/>
          <w:sz w:val="24"/>
          <w:szCs w:val="24"/>
        </w:rPr>
        <w:t xml:space="preserve"> </w:t>
      </w:r>
      <w:r>
        <w:rPr>
          <w:sz w:val="24"/>
          <w:szCs w:val="24"/>
        </w:rPr>
        <w:t>and</w:t>
      </w:r>
      <w:r>
        <w:rPr>
          <w:spacing w:val="-7"/>
          <w:sz w:val="24"/>
          <w:szCs w:val="24"/>
        </w:rPr>
        <w:t xml:space="preserve"> </w:t>
      </w:r>
      <w:r>
        <w:rPr>
          <w:sz w:val="24"/>
          <w:szCs w:val="24"/>
        </w:rPr>
        <w:t>CNN.</w:t>
      </w:r>
      <w:r>
        <w:rPr>
          <w:spacing w:val="-7"/>
          <w:sz w:val="24"/>
          <w:szCs w:val="24"/>
        </w:rPr>
        <w:t xml:space="preserve"> </w:t>
      </w:r>
      <w:r>
        <w:rPr>
          <w:sz w:val="24"/>
          <w:szCs w:val="24"/>
        </w:rPr>
        <w:t>Before each</w:t>
      </w:r>
      <w:r>
        <w:rPr>
          <w:spacing w:val="30"/>
          <w:sz w:val="24"/>
          <w:szCs w:val="24"/>
        </w:rPr>
        <w:t xml:space="preserve"> </w:t>
      </w:r>
      <w:r>
        <w:rPr>
          <w:sz w:val="24"/>
          <w:szCs w:val="24"/>
        </w:rPr>
        <w:t>intrusion</w:t>
      </w:r>
      <w:r>
        <w:rPr>
          <w:spacing w:val="30"/>
          <w:sz w:val="24"/>
          <w:szCs w:val="24"/>
        </w:rPr>
        <w:t xml:space="preserve"> </w:t>
      </w:r>
      <w:r>
        <w:rPr>
          <w:sz w:val="24"/>
          <w:szCs w:val="24"/>
        </w:rPr>
        <w:t>detection,</w:t>
      </w:r>
      <w:r>
        <w:rPr>
          <w:spacing w:val="30"/>
          <w:sz w:val="24"/>
          <w:szCs w:val="24"/>
        </w:rPr>
        <w:t xml:space="preserve"> </w:t>
      </w:r>
      <w:r>
        <w:rPr>
          <w:sz w:val="24"/>
          <w:szCs w:val="24"/>
        </w:rPr>
        <w:t>a</w:t>
      </w:r>
      <w:r>
        <w:rPr>
          <w:spacing w:val="30"/>
          <w:sz w:val="24"/>
          <w:szCs w:val="24"/>
        </w:rPr>
        <w:t xml:space="preserve"> </w:t>
      </w:r>
      <w:r>
        <w:rPr>
          <w:sz w:val="24"/>
          <w:szCs w:val="24"/>
        </w:rPr>
        <w:t>certain</w:t>
      </w:r>
      <w:r>
        <w:rPr>
          <w:spacing w:val="30"/>
          <w:sz w:val="24"/>
          <w:szCs w:val="24"/>
        </w:rPr>
        <w:t xml:space="preserve"> </w:t>
      </w:r>
      <w:r>
        <w:rPr>
          <w:sz w:val="24"/>
          <w:szCs w:val="24"/>
        </w:rPr>
        <w:t>length</w:t>
      </w:r>
      <w:r>
        <w:rPr>
          <w:spacing w:val="30"/>
          <w:sz w:val="24"/>
          <w:szCs w:val="24"/>
        </w:rPr>
        <w:t xml:space="preserve"> </w:t>
      </w:r>
      <w:r>
        <w:rPr>
          <w:sz w:val="24"/>
          <w:szCs w:val="24"/>
        </w:rPr>
        <w:t>of</w:t>
      </w:r>
      <w:r>
        <w:rPr>
          <w:spacing w:val="30"/>
          <w:sz w:val="24"/>
          <w:szCs w:val="24"/>
        </w:rPr>
        <w:t xml:space="preserve"> </w:t>
      </w:r>
      <w:r>
        <w:rPr>
          <w:sz w:val="24"/>
          <w:szCs w:val="24"/>
        </w:rPr>
        <w:t>CAN</w:t>
      </w:r>
      <w:r>
        <w:rPr>
          <w:spacing w:val="30"/>
          <w:sz w:val="24"/>
          <w:szCs w:val="24"/>
        </w:rPr>
        <w:t xml:space="preserve"> </w:t>
      </w:r>
      <w:r>
        <w:rPr>
          <w:sz w:val="24"/>
          <w:szCs w:val="24"/>
        </w:rPr>
        <w:t>messages is dynamically collected as a sample input to the detection network. In the vehicle CAN message, the message data of different functions or the message of the same function need</w:t>
      </w:r>
      <w:r>
        <w:rPr>
          <w:spacing w:val="36"/>
          <w:sz w:val="24"/>
          <w:szCs w:val="24"/>
        </w:rPr>
        <w:t xml:space="preserve"> </w:t>
      </w:r>
      <w:r>
        <w:rPr>
          <w:sz w:val="24"/>
          <w:szCs w:val="24"/>
        </w:rPr>
        <w:t>different</w:t>
      </w:r>
      <w:r>
        <w:rPr>
          <w:spacing w:val="36"/>
          <w:sz w:val="24"/>
          <w:szCs w:val="24"/>
        </w:rPr>
        <w:t xml:space="preserve"> </w:t>
      </w:r>
      <w:r>
        <w:rPr>
          <w:sz w:val="24"/>
          <w:szCs w:val="24"/>
        </w:rPr>
        <w:t>frames</w:t>
      </w:r>
      <w:r>
        <w:rPr>
          <w:spacing w:val="36"/>
          <w:sz w:val="24"/>
          <w:szCs w:val="24"/>
        </w:rPr>
        <w:t xml:space="preserve"> </w:t>
      </w:r>
      <w:r>
        <w:rPr>
          <w:sz w:val="24"/>
          <w:szCs w:val="24"/>
        </w:rPr>
        <w:t>to</w:t>
      </w:r>
      <w:r>
        <w:rPr>
          <w:spacing w:val="36"/>
          <w:sz w:val="24"/>
          <w:szCs w:val="24"/>
        </w:rPr>
        <w:t xml:space="preserve"> </w:t>
      </w:r>
      <w:r>
        <w:rPr>
          <w:sz w:val="24"/>
          <w:szCs w:val="24"/>
        </w:rPr>
        <w:t>complete,</w:t>
      </w:r>
      <w:r>
        <w:rPr>
          <w:spacing w:val="36"/>
          <w:sz w:val="24"/>
          <w:szCs w:val="24"/>
        </w:rPr>
        <w:t xml:space="preserve"> </w:t>
      </w:r>
      <w:r>
        <w:rPr>
          <w:sz w:val="24"/>
          <w:szCs w:val="24"/>
        </w:rPr>
        <w:t>so</w:t>
      </w:r>
      <w:r>
        <w:rPr>
          <w:spacing w:val="36"/>
          <w:sz w:val="24"/>
          <w:szCs w:val="24"/>
        </w:rPr>
        <w:t xml:space="preserve"> </w:t>
      </w:r>
      <w:r>
        <w:rPr>
          <w:sz w:val="24"/>
          <w:szCs w:val="24"/>
        </w:rPr>
        <w:t>the</w:t>
      </w:r>
      <w:r>
        <w:rPr>
          <w:spacing w:val="36"/>
          <w:sz w:val="24"/>
          <w:szCs w:val="24"/>
        </w:rPr>
        <w:t xml:space="preserve"> </w:t>
      </w:r>
      <w:r>
        <w:rPr>
          <w:sz w:val="24"/>
          <w:szCs w:val="24"/>
        </w:rPr>
        <w:t>RL</w:t>
      </w:r>
      <w:r>
        <w:rPr>
          <w:spacing w:val="36"/>
          <w:sz w:val="24"/>
          <w:szCs w:val="24"/>
        </w:rPr>
        <w:t xml:space="preserve"> </w:t>
      </w:r>
      <w:r>
        <w:rPr>
          <w:sz w:val="24"/>
          <w:szCs w:val="24"/>
        </w:rPr>
        <w:t xml:space="preserve">network is used to solve the problem of dynamic acquisition. </w:t>
      </w:r>
      <w:r>
        <w:rPr>
          <w:b/>
          <w:bCs/>
          <w:sz w:val="24"/>
          <w:szCs w:val="24"/>
        </w:rPr>
        <w:t xml:space="preserve">Before training RL network, a GNN with intrusion detection ability is trained first. When training the GNN, the length of input is generated randomly. There are two convolution layers in our GNN. The output of the convolution layer is converted into one-dimensional vectors, and the two one- dimensional vectors are combined as the state input of </w:t>
      </w:r>
      <w:r>
        <w:rPr>
          <w:rFonts w:ascii="NimbusRomNo9L" w:eastAsia="宋体" w:hAnsi="NimbusRomNo9L" w:cs="宋体"/>
          <w:b/>
          <w:bCs/>
          <w:sz w:val="24"/>
          <w:szCs w:val="24"/>
          <w:lang w:eastAsia="zh-CN"/>
        </w:rPr>
        <w:t>RL network. The reward function is designed by using the recognition results of GNN. If the graph network recognition is correct, it will get a positive reward, and if the recognition is wrong, it will get a negative penalty. The RL network architecture design of this work refers to TD3 [43].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r>
        <w:rPr>
          <w:rFonts w:ascii="NimbusRomNo9L" w:eastAsia="宋体" w:hAnsi="NimbusRomNo9L" w:cs="宋体"/>
          <w:lang w:eastAsia="zh-CN"/>
        </w:rPr>
        <w:t xml:space="preserve"> </w:t>
      </w:r>
      <w:r>
        <w:rPr>
          <w:sz w:val="24"/>
          <w:szCs w:val="24"/>
        </w:rPr>
        <w:t xml:space="preserve"> As shown in (3)</w:t>
      </w:r>
    </w:p>
    <w:p w14:paraId="67D78023" w14:textId="5AE9D01F" w:rsidR="00F662A4" w:rsidRDefault="00494148" w:rsidP="007166EA">
      <w:pPr>
        <w:pStyle w:val="a5"/>
        <w:spacing w:line="250" w:lineRule="auto"/>
        <w:ind w:firstLineChars="200" w:firstLine="480"/>
        <w:jc w:val="right"/>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output_dim</m:t>
            </m:r>
          </m:e>
          <m:sub>
            <m:r>
              <w:rPr>
                <w:rFonts w:ascii="Cambria Math" w:eastAsia="宋体" w:hAnsi="Cambria Math"/>
                <w:sz w:val="24"/>
                <w:szCs w:val="24"/>
              </w:rPr>
              <m:t>RL</m:t>
            </m:r>
          </m:sub>
        </m:sSub>
        <m:r>
          <w:rPr>
            <w:rFonts w:ascii="Cambria Math" w:eastAsia="宋体" w:hAnsi="Cambria Math"/>
            <w:sz w:val="24"/>
            <w:szCs w:val="24"/>
          </w:rPr>
          <m:t xml:space="preserve"> = MAX(CAN_LEN) - MIN(CAN_LEN)</m:t>
        </m:r>
      </m:oMath>
      <w:r w:rsidR="007166EA">
        <w:rPr>
          <w:rFonts w:ascii="宋体" w:eastAsia="宋体" w:hAnsi="宋体"/>
          <w:sz w:val="24"/>
          <w:szCs w:val="24"/>
        </w:rPr>
        <w:t>.</w:t>
      </w:r>
      <w:r w:rsidR="007166EA">
        <w:rPr>
          <w:rFonts w:ascii="宋体" w:eastAsia="宋体" w:hAnsi="宋体" w:hint="eastAsia"/>
          <w:sz w:val="24"/>
          <w:szCs w:val="24"/>
        </w:rPr>
        <w:t xml:space="preserve"> </w:t>
      </w:r>
      <w:r w:rsidR="007166EA">
        <w:rPr>
          <w:rFonts w:ascii="宋体" w:eastAsia="宋体" w:hAnsi="宋体"/>
          <w:sz w:val="24"/>
          <w:szCs w:val="24"/>
        </w:rPr>
        <w:t xml:space="preserve">    </w:t>
      </w:r>
      <w:r w:rsidR="007166EA">
        <w:rPr>
          <w:rFonts w:ascii="宋体" w:eastAsia="宋体" w:hAnsi="宋体" w:hint="eastAsia"/>
          <w:sz w:val="24"/>
          <w:szCs w:val="24"/>
        </w:rPr>
        <w:t>（</w:t>
      </w:r>
      <w:r w:rsidR="007166EA">
        <w:rPr>
          <w:rFonts w:ascii="宋体" w:eastAsia="宋体" w:hAnsi="宋体"/>
          <w:sz w:val="24"/>
          <w:szCs w:val="24"/>
        </w:rPr>
        <w:t>3</w:t>
      </w:r>
      <w:r w:rsidR="007166EA">
        <w:rPr>
          <w:rFonts w:ascii="宋体" w:eastAsia="宋体" w:hAnsi="宋体" w:hint="eastAsia"/>
          <w:sz w:val="24"/>
          <w:szCs w:val="24"/>
        </w:rPr>
        <w:t>）</w:t>
      </w:r>
    </w:p>
    <w:p w14:paraId="56E20E20" w14:textId="1961D581" w:rsidR="00667F76" w:rsidRPr="00667F76" w:rsidRDefault="00667F76" w:rsidP="00667F76">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commentRangeStart w:id="12"/>
      <w:r>
        <w:rPr>
          <w:sz w:val="24"/>
          <w:szCs w:val="24"/>
        </w:rPr>
        <w:t xml:space="preserve">[49] uses LSTM and Fully Connected </w:t>
      </w:r>
      <w:commentRangeEnd w:id="12"/>
      <w:r>
        <w:rPr>
          <w:rStyle w:val="a4"/>
        </w:rPr>
        <w:commentReference w:id="12"/>
      </w:r>
      <w:r>
        <w:rPr>
          <w:sz w:val="24"/>
          <w:szCs w:val="24"/>
        </w:rPr>
        <w:t>Neural Network to extract the timing features of the data part of CAN. However, each CANID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r>
        <w:rPr>
          <w:sz w:val="24"/>
          <w:szCs w:val="24"/>
        </w:rPr>
        <w:t>cumbersome.</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the basis for whether it is an intrusion message. Public dataset,</w:t>
      </w:r>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rev20Mar2021 [74], is used to training and verifying the neural network. Use the normal message part to train the LSTM network, and use the data mixed with abnormal message to test the network. We find that good results can be obtained after 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 xml:space="preserve">with low change frequency can be ignored by analyzing the data segment of CAN ID. [75] </w:t>
      </w:r>
      <w:commentRangeStart w:id="13"/>
      <w:r>
        <w:rPr>
          <w:sz w:val="24"/>
          <w:szCs w:val="24"/>
        </w:rPr>
        <w:t>also uses the 64 bits data segment</w:t>
      </w:r>
      <w:r>
        <w:rPr>
          <w:spacing w:val="80"/>
          <w:sz w:val="24"/>
          <w:szCs w:val="24"/>
        </w:rPr>
        <w:t xml:space="preserve"> </w:t>
      </w:r>
      <w:r>
        <w:rPr>
          <w:sz w:val="24"/>
          <w:szCs w:val="24"/>
        </w:rPr>
        <w:t xml:space="preserve">of CAN messages to directly input the bit stream to DNN network. </w:t>
      </w:r>
      <w:commentRangeEnd w:id="13"/>
      <w:r>
        <w:rPr>
          <w:rStyle w:val="a4"/>
        </w:rPr>
        <w:commentReference w:id="13"/>
      </w:r>
      <w:r>
        <w:rPr>
          <w:sz w:val="24"/>
          <w:szCs w:val="24"/>
        </w:rPr>
        <w:t>The advantage of this network 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r>
        <w:rPr>
          <w:sz w:val="24"/>
          <w:szCs w:val="24"/>
        </w:rPr>
        <w:t>to</w:t>
      </w:r>
      <w:r>
        <w:rPr>
          <w:spacing w:val="40"/>
          <w:sz w:val="24"/>
          <w:szCs w:val="24"/>
        </w:rPr>
        <w:t xml:space="preserve"> </w:t>
      </w:r>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without data processing. The specific architecture of the network is</w:t>
      </w:r>
      <w:r>
        <w:rPr>
          <w:spacing w:val="80"/>
          <w:sz w:val="24"/>
          <w:szCs w:val="24"/>
        </w:rPr>
        <w:t xml:space="preserve"> </w:t>
      </w:r>
      <w:r>
        <w:rPr>
          <w:sz w:val="24"/>
          <w:szCs w:val="24"/>
        </w:rPr>
        <w:t xml:space="preserve">not pointed out in the paper. We adopt five layers of fully connection. The first layer has 64 neurons to receive 64 bits CAN messages bitstream, the second layer has 128 neurons, the third layer has 512 neurons, the fourth layer has 256 neurons, the fifth layer has 32 neurons, and the sixth layer outputs the second </w:t>
      </w:r>
      <w:r>
        <w:rPr>
          <w:sz w:val="24"/>
          <w:szCs w:val="24"/>
        </w:rPr>
        <w:lastRenderedPageBreak/>
        <w:t>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commentRangeStart w:id="14"/>
      <w:r>
        <w:rPr>
          <w:sz w:val="24"/>
          <w:szCs w:val="24"/>
        </w:rPr>
        <w:t>[48]</w:t>
      </w:r>
      <w:r>
        <w:rPr>
          <w:spacing w:val="-7"/>
          <w:sz w:val="24"/>
          <w:szCs w:val="24"/>
        </w:rPr>
        <w:t xml:space="preserve"> </w:t>
      </w:r>
      <w:r>
        <w:rPr>
          <w:sz w:val="24"/>
          <w:szCs w:val="24"/>
        </w:rPr>
        <w:t>are</w:t>
      </w:r>
      <w:r>
        <w:rPr>
          <w:spacing w:val="-7"/>
          <w:sz w:val="24"/>
          <w:szCs w:val="24"/>
        </w:rPr>
        <w:t xml:space="preserve"> </w:t>
      </w:r>
      <w:r>
        <w:rPr>
          <w:sz w:val="24"/>
          <w:szCs w:val="24"/>
        </w:rPr>
        <w:t>the</w:t>
      </w:r>
      <w:r>
        <w:rPr>
          <w:spacing w:val="-7"/>
          <w:sz w:val="24"/>
          <w:szCs w:val="24"/>
        </w:rPr>
        <w:t xml:space="preserve"> </w:t>
      </w:r>
      <w:r>
        <w:rPr>
          <w:sz w:val="24"/>
          <w:szCs w:val="24"/>
        </w:rPr>
        <w:t xml:space="preserve">same with </w:t>
      </w:r>
      <w:commentRangeEnd w:id="14"/>
      <w:r>
        <w:rPr>
          <w:rStyle w:val="a4"/>
        </w:rPr>
        <w:commentReference w:id="14"/>
      </w:r>
      <w:r>
        <w:rPr>
          <w:sz w:val="24"/>
          <w:szCs w:val="24"/>
        </w:rPr>
        <w:t>our network convolution part. I directly use our network framework. Using gene “44440444” can directly construct the same</w:t>
      </w:r>
      <w:r>
        <w:rPr>
          <w:spacing w:val="-9"/>
          <w:sz w:val="24"/>
          <w:szCs w:val="24"/>
        </w:rPr>
        <w:t xml:space="preserve"> </w:t>
      </w:r>
      <w:r>
        <w:rPr>
          <w:sz w:val="24"/>
          <w:szCs w:val="24"/>
        </w:rPr>
        <w:t>architecture</w:t>
      </w:r>
      <w:r>
        <w:rPr>
          <w:spacing w:val="-9"/>
          <w:sz w:val="24"/>
          <w:szCs w:val="24"/>
        </w:rPr>
        <w:t xml:space="preserve"> </w:t>
      </w:r>
      <w:r>
        <w:rPr>
          <w:sz w:val="24"/>
          <w:szCs w:val="24"/>
        </w:rPr>
        <w:t>as</w:t>
      </w:r>
      <w:r>
        <w:rPr>
          <w:spacing w:val="-9"/>
          <w:sz w:val="24"/>
          <w:szCs w:val="24"/>
        </w:rPr>
        <w:t xml:space="preserve"> </w:t>
      </w:r>
      <w:r>
        <w:rPr>
          <w:sz w:val="24"/>
          <w:szCs w:val="24"/>
        </w:rPr>
        <w:t>in</w:t>
      </w:r>
      <w:r>
        <w:rPr>
          <w:spacing w:val="-9"/>
          <w:sz w:val="24"/>
          <w:szCs w:val="24"/>
        </w:rPr>
        <w:t xml:space="preserve"> </w:t>
      </w:r>
      <w:r>
        <w:rPr>
          <w:sz w:val="24"/>
          <w:szCs w:val="24"/>
        </w:rPr>
        <w:t>the</w:t>
      </w:r>
      <w:r>
        <w:rPr>
          <w:spacing w:val="-9"/>
          <w:sz w:val="24"/>
          <w:szCs w:val="24"/>
        </w:rPr>
        <w:t xml:space="preserve"> </w:t>
      </w:r>
      <w:r>
        <w:rPr>
          <w:sz w:val="24"/>
          <w:szCs w:val="24"/>
        </w:rPr>
        <w:t>paper.</w:t>
      </w:r>
      <w:r>
        <w:rPr>
          <w:spacing w:val="-9"/>
          <w:sz w:val="24"/>
          <w:szCs w:val="24"/>
        </w:rPr>
        <w:t xml:space="preserve"> </w:t>
      </w:r>
      <w:commentRangeStart w:id="15"/>
      <w:r>
        <w:rPr>
          <w:sz w:val="24"/>
          <w:szCs w:val="24"/>
        </w:rPr>
        <w:t>The</w:t>
      </w:r>
      <w:r>
        <w:rPr>
          <w:spacing w:val="-9"/>
          <w:sz w:val="24"/>
          <w:szCs w:val="24"/>
        </w:rPr>
        <w:t xml:space="preserve"> </w:t>
      </w:r>
      <w:r>
        <w:rPr>
          <w:sz w:val="24"/>
          <w:szCs w:val="24"/>
        </w:rPr>
        <w:t>dataset</w:t>
      </w:r>
      <w:r>
        <w:rPr>
          <w:spacing w:val="-9"/>
          <w:sz w:val="24"/>
          <w:szCs w:val="24"/>
        </w:rPr>
        <w:t xml:space="preserve"> </w:t>
      </w:r>
      <w:r>
        <w:rPr>
          <w:sz w:val="24"/>
          <w:szCs w:val="24"/>
        </w:rPr>
        <w:t>in</w:t>
      </w:r>
      <w:r>
        <w:rPr>
          <w:spacing w:val="-9"/>
          <w:sz w:val="24"/>
          <w:szCs w:val="24"/>
        </w:rPr>
        <w:t xml:space="preserve"> </w:t>
      </w:r>
      <w:r>
        <w:rPr>
          <w:sz w:val="24"/>
          <w:szCs w:val="24"/>
        </w:rPr>
        <w:t>[48]</w:t>
      </w:r>
      <w:r>
        <w:rPr>
          <w:spacing w:val="-9"/>
          <w:sz w:val="24"/>
          <w:szCs w:val="24"/>
        </w:rPr>
        <w:t xml:space="preserve"> </w:t>
      </w:r>
      <w:r>
        <w:rPr>
          <w:sz w:val="24"/>
          <w:szCs w:val="24"/>
        </w:rPr>
        <w:t>is</w:t>
      </w:r>
      <w:r>
        <w:rPr>
          <w:spacing w:val="-9"/>
          <w:sz w:val="24"/>
          <w:szCs w:val="24"/>
        </w:rPr>
        <w:t xml:space="preserve"> </w:t>
      </w:r>
      <w:r>
        <w:rPr>
          <w:sz w:val="24"/>
          <w:szCs w:val="24"/>
        </w:rPr>
        <w:t>the</w:t>
      </w:r>
      <w:r>
        <w:rPr>
          <w:spacing w:val="-9"/>
          <w:sz w:val="24"/>
          <w:szCs w:val="24"/>
        </w:rPr>
        <w:t xml:space="preserve"> </w:t>
      </w:r>
      <w:r>
        <w:rPr>
          <w:sz w:val="24"/>
          <w:szCs w:val="24"/>
        </w:rPr>
        <w:t xml:space="preserve">data collected by the author himself. </w:t>
      </w:r>
      <w:commentRangeEnd w:id="15"/>
      <w:r>
        <w:rPr>
          <w:rStyle w:val="a4"/>
        </w:rPr>
        <w:commentReference w:id="15"/>
      </w:r>
      <w:commentRangeStart w:id="16"/>
      <w:r>
        <w:rPr>
          <w:sz w:val="24"/>
          <w:szCs w:val="24"/>
        </w:rPr>
        <w:t>The</w:t>
      </w:r>
      <w:commentRangeEnd w:id="16"/>
      <w:r>
        <w:rPr>
          <w:rStyle w:val="a4"/>
        </w:rPr>
        <w:commentReference w:id="16"/>
      </w:r>
      <w:r>
        <w:rPr>
          <w:sz w:val="24"/>
          <w:szCs w:val="24"/>
        </w:rPr>
        <w:t xml:space="preserve"> classification accuracy of the public dataset does not reach the accuracy of the author’s own experiment, which is lower than that of the convolution network</w:t>
      </w:r>
      <w:r>
        <w:rPr>
          <w:spacing w:val="40"/>
          <w:sz w:val="24"/>
          <w:szCs w:val="24"/>
        </w:rPr>
        <w:t xml:space="preserve"> </w:t>
      </w:r>
      <w:r>
        <w:rPr>
          <w:sz w:val="24"/>
          <w:szCs w:val="24"/>
        </w:rPr>
        <w:t>we</w:t>
      </w:r>
      <w:r>
        <w:rPr>
          <w:spacing w:val="40"/>
          <w:sz w:val="24"/>
          <w:szCs w:val="24"/>
        </w:rPr>
        <w:t xml:space="preserve"> </w:t>
      </w:r>
      <w:r>
        <w:rPr>
          <w:sz w:val="24"/>
          <w:szCs w:val="24"/>
        </w:rPr>
        <w:t>evolved</w:t>
      </w:r>
      <w:r>
        <w:rPr>
          <w:spacing w:val="40"/>
          <w:sz w:val="24"/>
          <w:szCs w:val="24"/>
        </w:rPr>
        <w:t xml:space="preserve"> </w:t>
      </w:r>
      <w:r>
        <w:rPr>
          <w:sz w:val="24"/>
          <w:szCs w:val="24"/>
        </w:rPr>
        <w:t>by</w:t>
      </w:r>
      <w:r>
        <w:rPr>
          <w:spacing w:val="40"/>
          <w:sz w:val="24"/>
          <w:szCs w:val="24"/>
        </w:rPr>
        <w:t xml:space="preserve"> </w:t>
      </w:r>
      <w:r>
        <w:rPr>
          <w:sz w:val="24"/>
          <w:szCs w:val="24"/>
        </w:rPr>
        <w:t>MOEA.</w:t>
      </w:r>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Using this method, the two forms of networks can complement each other. As shown in the Table V, it is the comparison result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can achieve higher recognition accuracy, which is very important for network security. GNN module is also a part of the neural network architecture proposed by us. From the results, it can be seen that the accuracy of a single GNN network is lower than that of the combination of two networks.</w:t>
      </w:r>
    </w:p>
    <w:p w14:paraId="4A5AD810" w14:textId="77777777" w:rsidR="00E5760B" w:rsidRPr="00D9111A" w:rsidRDefault="00E5760B" w:rsidP="00E5760B">
      <w:pPr>
        <w:pStyle w:val="a7"/>
        <w:numPr>
          <w:ilvl w:val="0"/>
          <w:numId w:val="5"/>
        </w:numPr>
        <w:tabs>
          <w:tab w:val="left" w:pos="391"/>
        </w:tabs>
        <w:spacing w:before="254"/>
        <w:ind w:left="272" w:right="0"/>
        <w:rPr>
          <w:i/>
          <w:sz w:val="24"/>
          <w:szCs w:val="24"/>
        </w:rPr>
      </w:pPr>
      <w:r>
        <w:rPr>
          <w:i/>
          <w:sz w:val="24"/>
          <w:szCs w:val="24"/>
        </w:rPr>
        <w:t>Intrusion</w:t>
      </w:r>
      <w:r>
        <w:rPr>
          <w:i/>
          <w:spacing w:val="12"/>
          <w:sz w:val="24"/>
          <w:szCs w:val="24"/>
        </w:rPr>
        <w:t xml:space="preserve"> </w:t>
      </w:r>
      <w:r>
        <w:rPr>
          <w:i/>
          <w:sz w:val="24"/>
          <w:szCs w:val="24"/>
        </w:rPr>
        <w:t>detection</w:t>
      </w:r>
      <w:r>
        <w:rPr>
          <w:i/>
          <w:spacing w:val="12"/>
          <w:sz w:val="24"/>
          <w:szCs w:val="24"/>
        </w:rPr>
        <w:t xml:space="preserve"> </w:t>
      </w:r>
      <w:r>
        <w:rPr>
          <w:i/>
          <w:sz w:val="24"/>
          <w:szCs w:val="24"/>
        </w:rPr>
        <w:t>by</w:t>
      </w:r>
      <w:r>
        <w:rPr>
          <w:i/>
          <w:spacing w:val="12"/>
          <w:sz w:val="24"/>
          <w:szCs w:val="24"/>
        </w:rPr>
        <w:t xml:space="preserve"> </w:t>
      </w:r>
      <w:r>
        <w:rPr>
          <w:i/>
          <w:sz w:val="24"/>
          <w:szCs w:val="24"/>
        </w:rPr>
        <w:t>Graph</w:t>
      </w:r>
      <w:r>
        <w:rPr>
          <w:i/>
          <w:spacing w:val="13"/>
          <w:sz w:val="24"/>
          <w:szCs w:val="24"/>
        </w:rPr>
        <w:t xml:space="preserve"> </w:t>
      </w:r>
      <w:r>
        <w:rPr>
          <w:i/>
          <w:sz w:val="24"/>
          <w:szCs w:val="24"/>
        </w:rPr>
        <w:t>Neural</w:t>
      </w:r>
      <w:r>
        <w:rPr>
          <w:i/>
          <w:spacing w:val="12"/>
          <w:sz w:val="24"/>
          <w:szCs w:val="24"/>
        </w:rPr>
        <w:t xml:space="preserve"> </w:t>
      </w:r>
      <w:r>
        <w:rPr>
          <w:i/>
          <w:sz w:val="24"/>
          <w:szCs w:val="24"/>
        </w:rPr>
        <w:t>Network</w:t>
      </w:r>
      <w:r>
        <w:rPr>
          <w:i/>
          <w:spacing w:val="12"/>
          <w:sz w:val="24"/>
          <w:szCs w:val="24"/>
        </w:rPr>
        <w:t xml:space="preserve"> </w:t>
      </w:r>
      <w:r>
        <w:rPr>
          <w:i/>
          <w:spacing w:val="-2"/>
          <w:sz w:val="24"/>
          <w:szCs w:val="24"/>
        </w:rPr>
        <w:t>(GNN)</w:t>
      </w:r>
    </w:p>
    <w:p w14:paraId="1A1FB927" w14:textId="77777777" w:rsidR="00E5760B" w:rsidRPr="001F7184" w:rsidRDefault="00E5760B" w:rsidP="00E5760B">
      <w:pPr>
        <w:tabs>
          <w:tab w:val="left" w:pos="391"/>
        </w:tabs>
        <w:spacing w:before="254"/>
        <w:rPr>
          <w:i/>
          <w:sz w:val="24"/>
          <w:szCs w:val="24"/>
        </w:rPr>
      </w:pPr>
      <w:r w:rsidRPr="001F7184">
        <w:rPr>
          <w:i/>
          <w:sz w:val="24"/>
          <w:szCs w:val="24"/>
        </w:rPr>
        <w:t>(</w:t>
      </w:r>
      <w:proofErr w:type="spellStart"/>
      <w:r w:rsidRPr="001F7184">
        <w:rPr>
          <w:i/>
          <w:sz w:val="24"/>
          <w:szCs w:val="24"/>
        </w:rPr>
        <w:t>i</w:t>
      </w:r>
      <w:proofErr w:type="spellEnd"/>
      <w:r w:rsidRPr="001F7184">
        <w:rPr>
          <w:i/>
          <w:sz w:val="24"/>
          <w:szCs w:val="24"/>
        </w:rPr>
        <w:t xml:space="preserve">) </w:t>
      </w:r>
      <w:commentRangeStart w:id="17"/>
      <w:r w:rsidRPr="001F7184">
        <w:rPr>
          <w:i/>
          <w:sz w:val="24"/>
          <w:szCs w:val="24"/>
        </w:rPr>
        <w:t xml:space="preserve">Model Assumptions </w:t>
      </w:r>
      <w:commentRangeEnd w:id="17"/>
      <w:r>
        <w:rPr>
          <w:rStyle w:val="a4"/>
        </w:rPr>
        <w:commentReference w:id="17"/>
      </w:r>
    </w:p>
    <w:p w14:paraId="4E0ED0C1" w14:textId="77777777" w:rsidR="00E5760B" w:rsidRDefault="00E5760B" w:rsidP="00E5760B">
      <w:pPr>
        <w:tabs>
          <w:tab w:val="left" w:pos="391"/>
        </w:tabs>
        <w:spacing w:before="254"/>
        <w:rPr>
          <w:i/>
          <w:sz w:val="24"/>
          <w:szCs w:val="24"/>
        </w:rPr>
      </w:pPr>
      <w:r w:rsidRPr="001F7184">
        <w:rPr>
          <w:i/>
          <w:sz w:val="24"/>
          <w:szCs w:val="24"/>
        </w:rPr>
        <w:t>Here are our design assumptions for the proposed intrusion detection model. We assume:</w:t>
      </w:r>
    </w:p>
    <w:p w14:paraId="296B4FCF"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each ECU also runs intrusion detection software that monitors and identifies intrusions in the in-vehicle network.</w:t>
      </w:r>
    </w:p>
    <w:p w14:paraId="14E18DEC"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intruder can gain physical or remote access to the CAN bus via an exposed interface, such as vehicle to everything (V2X), entertainment systems, or advanced driver assistance systems (ADAS), either physically via the OBD-II port or remotely via Bluetooth, </w:t>
      </w:r>
      <w:proofErr w:type="spellStart"/>
      <w:r w:rsidRPr="00BA2D83">
        <w:rPr>
          <w:rFonts w:ascii="Times" w:eastAsiaTheme="minorEastAsia" w:hAnsi="Times" w:cs="Arial"/>
          <w:color w:val="000000"/>
          <w:sz w:val="24"/>
          <w:szCs w:val="24"/>
          <w:lang w:val="en-GB" w:eastAsia="en-GB"/>
        </w:rPr>
        <w:t>WiFi</w:t>
      </w:r>
      <w:proofErr w:type="spellEnd"/>
      <w:r w:rsidRPr="00BA2D83">
        <w:rPr>
          <w:rFonts w:ascii="Times" w:eastAsiaTheme="minorEastAsia" w:hAnsi="Times" w:cs="Arial"/>
          <w:color w:val="000000"/>
          <w:sz w:val="24"/>
          <w:szCs w:val="24"/>
          <w:lang w:val="en-GB" w:eastAsia="en-GB"/>
        </w:rPr>
        <w:t>, or telematics services, such as 3G and long-term evolution (LTE).</w:t>
      </w:r>
    </w:p>
    <w:p w14:paraId="2C0E426B"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raw payload bit decoding into signal values has already been completed.</w:t>
      </w:r>
    </w:p>
    <w:p w14:paraId="3A16D8BD"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attacker attempts to manipulate communications in order to affect the vehicle's </w:t>
      </w:r>
      <w:proofErr w:type="spellStart"/>
      <w:r w:rsidRPr="00BA2D83">
        <w:rPr>
          <w:rFonts w:ascii="Times" w:eastAsiaTheme="minorEastAsia" w:hAnsi="Times" w:cs="Arial"/>
          <w:color w:val="000000"/>
          <w:sz w:val="24"/>
          <w:szCs w:val="24"/>
          <w:lang w:val="en-GB" w:eastAsia="en-GB"/>
        </w:rPr>
        <w:t>behavior</w:t>
      </w:r>
      <w:proofErr w:type="spellEnd"/>
      <w:r w:rsidRPr="00BA2D83">
        <w:rPr>
          <w:rFonts w:ascii="Times" w:eastAsiaTheme="minorEastAsia" w:hAnsi="Times" w:cs="Arial"/>
          <w:color w:val="000000"/>
          <w:sz w:val="24"/>
          <w:szCs w:val="24"/>
          <w:lang w:val="en-GB" w:eastAsia="en-GB"/>
        </w:rPr>
        <w:t>.</w:t>
      </w:r>
    </w:p>
    <w:p w14:paraId="1985AAA5" w14:textId="77777777" w:rsidR="00E5760B" w:rsidRPr="00BA2D83" w:rsidRDefault="00E5760B" w:rsidP="00E5760B">
      <w:pPr>
        <w:pStyle w:val="a7"/>
        <w:numPr>
          <w:ilvl w:val="0"/>
          <w:numId w:val="6"/>
        </w:numPr>
        <w:tabs>
          <w:tab w:val="left" w:pos="391"/>
        </w:tabs>
        <w:spacing w:before="254"/>
        <w:rPr>
          <w:rFonts w:ascii="Times" w:hAnsi="Times"/>
          <w:i/>
          <w:sz w:val="24"/>
          <w:szCs w:val="24"/>
        </w:rPr>
      </w:pPr>
      <w:r w:rsidRPr="00BA2D83">
        <w:rPr>
          <w:rFonts w:ascii="Times" w:eastAsiaTheme="minorEastAsia" w:hAnsi="Times" w:cs="Arial"/>
          <w:color w:val="000000"/>
          <w:sz w:val="24"/>
          <w:szCs w:val="24"/>
          <w:lang w:val="en-GB" w:eastAsia="en-GB"/>
        </w:rPr>
        <w:t>attacker can shut off any ECU and/or insert malicious messages arbitrarily.</w:t>
      </w:r>
    </w:p>
    <w:p w14:paraId="2B241775" w14:textId="77777777" w:rsidR="00E5760B" w:rsidRDefault="00E5760B" w:rsidP="00E5760B">
      <w:pPr>
        <w:pStyle w:val="a5"/>
        <w:spacing w:before="69" w:line="250" w:lineRule="auto"/>
        <w:ind w:right="40" w:firstLineChars="200" w:firstLine="480"/>
        <w:jc w:val="both"/>
        <w:rPr>
          <w:sz w:val="24"/>
          <w:szCs w:val="24"/>
        </w:rPr>
      </w:pPr>
      <w:r>
        <w:rPr>
          <w:sz w:val="24"/>
          <w:szCs w:val="24"/>
        </w:rPr>
        <w:t>First, we set the previous frame of CAN message to point to the next frame. Because the message ID is limited,</w:t>
      </w:r>
      <w:r>
        <w:rPr>
          <w:spacing w:val="80"/>
          <w:sz w:val="24"/>
          <w:szCs w:val="24"/>
        </w:rPr>
        <w:t xml:space="preserve"> </w:t>
      </w:r>
      <w:r>
        <w:rPr>
          <w:sz w:val="24"/>
          <w:szCs w:val="24"/>
        </w:rPr>
        <w:t>not</w:t>
      </w:r>
      <w:r>
        <w:rPr>
          <w:spacing w:val="36"/>
          <w:sz w:val="24"/>
          <w:szCs w:val="24"/>
        </w:rPr>
        <w:t xml:space="preserve"> </w:t>
      </w:r>
      <w:r>
        <w:rPr>
          <w:sz w:val="24"/>
          <w:szCs w:val="24"/>
        </w:rPr>
        <w:t>all</w:t>
      </w:r>
      <w:r>
        <w:rPr>
          <w:spacing w:val="36"/>
          <w:sz w:val="24"/>
          <w:szCs w:val="24"/>
        </w:rPr>
        <w:t xml:space="preserve"> </w:t>
      </w:r>
      <w:r>
        <w:rPr>
          <w:sz w:val="24"/>
          <w:szCs w:val="24"/>
        </w:rPr>
        <w:t>messages</w:t>
      </w:r>
      <w:r>
        <w:rPr>
          <w:spacing w:val="36"/>
          <w:sz w:val="24"/>
          <w:szCs w:val="24"/>
        </w:rPr>
        <w:t xml:space="preserve"> </w:t>
      </w:r>
      <w:r>
        <w:rPr>
          <w:sz w:val="24"/>
          <w:szCs w:val="24"/>
        </w:rPr>
        <w:t>will</w:t>
      </w:r>
      <w:r>
        <w:rPr>
          <w:spacing w:val="36"/>
          <w:sz w:val="24"/>
          <w:szCs w:val="24"/>
        </w:rPr>
        <w:t xml:space="preserve"> </w:t>
      </w:r>
      <w:r>
        <w:rPr>
          <w:sz w:val="24"/>
          <w:szCs w:val="24"/>
        </w:rPr>
        <w:t>point</w:t>
      </w:r>
      <w:r>
        <w:rPr>
          <w:spacing w:val="36"/>
          <w:sz w:val="24"/>
          <w:szCs w:val="24"/>
        </w:rPr>
        <w:t xml:space="preserve"> </w:t>
      </w:r>
      <w:r>
        <w:rPr>
          <w:sz w:val="24"/>
          <w:szCs w:val="24"/>
        </w:rPr>
        <w:t>to</w:t>
      </w:r>
      <w:r>
        <w:rPr>
          <w:spacing w:val="36"/>
          <w:sz w:val="24"/>
          <w:szCs w:val="24"/>
        </w:rPr>
        <w:t xml:space="preserve"> </w:t>
      </w:r>
      <w:r>
        <w:rPr>
          <w:sz w:val="24"/>
          <w:szCs w:val="24"/>
        </w:rPr>
        <w:t>a</w:t>
      </w:r>
      <w:r>
        <w:rPr>
          <w:spacing w:val="36"/>
          <w:sz w:val="24"/>
          <w:szCs w:val="24"/>
        </w:rPr>
        <w:t xml:space="preserve"> </w:t>
      </w:r>
      <w:r>
        <w:rPr>
          <w:sz w:val="24"/>
          <w:szCs w:val="24"/>
        </w:rPr>
        <w:t>new</w:t>
      </w:r>
      <w:r>
        <w:rPr>
          <w:spacing w:val="36"/>
          <w:sz w:val="24"/>
          <w:szCs w:val="24"/>
        </w:rPr>
        <w:t xml:space="preserve"> </w:t>
      </w:r>
      <w:r>
        <w:rPr>
          <w:sz w:val="24"/>
          <w:szCs w:val="24"/>
        </w:rPr>
        <w:t>message,</w:t>
      </w:r>
      <w:r>
        <w:rPr>
          <w:spacing w:val="36"/>
          <w:sz w:val="24"/>
          <w:szCs w:val="24"/>
        </w:rPr>
        <w:t xml:space="preserve"> </w:t>
      </w:r>
      <w:r>
        <w:rPr>
          <w:sz w:val="24"/>
          <w:szCs w:val="24"/>
        </w:rPr>
        <w:t>it</w:t>
      </w:r>
      <w:r>
        <w:rPr>
          <w:spacing w:val="36"/>
          <w:sz w:val="24"/>
          <w:szCs w:val="24"/>
        </w:rPr>
        <w:t xml:space="preserve"> </w:t>
      </w:r>
      <w:r>
        <w:rPr>
          <w:sz w:val="24"/>
          <w:szCs w:val="24"/>
        </w:rPr>
        <w:t>will also</w:t>
      </w:r>
      <w:r>
        <w:rPr>
          <w:spacing w:val="36"/>
          <w:sz w:val="24"/>
          <w:szCs w:val="24"/>
        </w:rPr>
        <w:t xml:space="preserve"> </w:t>
      </w:r>
      <w:r>
        <w:rPr>
          <w:sz w:val="24"/>
          <w:szCs w:val="24"/>
        </w:rPr>
        <w:t>point to a message frame that has appeared before. The direction relationship of the converted graph data is related to the</w:t>
      </w:r>
      <w:r>
        <w:rPr>
          <w:spacing w:val="80"/>
          <w:w w:val="150"/>
          <w:sz w:val="24"/>
          <w:szCs w:val="24"/>
        </w:rPr>
        <w:t xml:space="preserve"> </w:t>
      </w:r>
      <w:r>
        <w:rPr>
          <w:sz w:val="24"/>
          <w:szCs w:val="24"/>
        </w:rPr>
        <w:t>time sequence of the message frame sequence. A sequence of CAN IDs always indicates different functions in the vehicle, and whether the logic of the execution sequence of the functions</w:t>
      </w:r>
      <w:r>
        <w:rPr>
          <w:spacing w:val="34"/>
          <w:sz w:val="24"/>
          <w:szCs w:val="24"/>
        </w:rPr>
        <w:t xml:space="preserve"> </w:t>
      </w:r>
      <w:r>
        <w:rPr>
          <w:sz w:val="24"/>
          <w:szCs w:val="24"/>
        </w:rPr>
        <w:t>is</w:t>
      </w:r>
      <w:r>
        <w:rPr>
          <w:spacing w:val="34"/>
          <w:sz w:val="24"/>
          <w:szCs w:val="24"/>
        </w:rPr>
        <w:t xml:space="preserve"> </w:t>
      </w:r>
      <w:r>
        <w:rPr>
          <w:sz w:val="24"/>
          <w:szCs w:val="24"/>
        </w:rPr>
        <w:t>reasonable</w:t>
      </w:r>
      <w:r>
        <w:rPr>
          <w:spacing w:val="34"/>
          <w:sz w:val="24"/>
          <w:szCs w:val="24"/>
        </w:rPr>
        <w:t xml:space="preserve"> </w:t>
      </w:r>
      <w:r>
        <w:rPr>
          <w:sz w:val="24"/>
          <w:szCs w:val="24"/>
        </w:rPr>
        <w:lastRenderedPageBreak/>
        <w:t>or</w:t>
      </w:r>
      <w:r>
        <w:rPr>
          <w:spacing w:val="34"/>
          <w:sz w:val="24"/>
          <w:szCs w:val="24"/>
        </w:rPr>
        <w:t xml:space="preserve"> </w:t>
      </w:r>
      <w:r>
        <w:rPr>
          <w:sz w:val="24"/>
          <w:szCs w:val="24"/>
        </w:rPr>
        <w:t>not</w:t>
      </w:r>
      <w:r>
        <w:rPr>
          <w:spacing w:val="35"/>
          <w:sz w:val="24"/>
          <w:szCs w:val="24"/>
        </w:rPr>
        <w:t xml:space="preserve"> </w:t>
      </w:r>
      <w:r>
        <w:rPr>
          <w:sz w:val="24"/>
          <w:szCs w:val="24"/>
        </w:rPr>
        <w:t>can</w:t>
      </w:r>
      <w:r>
        <w:rPr>
          <w:spacing w:val="34"/>
          <w:sz w:val="24"/>
          <w:szCs w:val="24"/>
        </w:rPr>
        <w:t xml:space="preserve"> </w:t>
      </w:r>
      <w:r>
        <w:rPr>
          <w:sz w:val="24"/>
          <w:szCs w:val="24"/>
        </w:rPr>
        <w:t>be</w:t>
      </w:r>
      <w:r>
        <w:rPr>
          <w:spacing w:val="34"/>
          <w:sz w:val="24"/>
          <w:szCs w:val="24"/>
        </w:rPr>
        <w:t xml:space="preserve"> </w:t>
      </w:r>
      <w:r>
        <w:rPr>
          <w:sz w:val="24"/>
          <w:szCs w:val="24"/>
        </w:rPr>
        <w:t>learned</w:t>
      </w:r>
      <w:r>
        <w:rPr>
          <w:spacing w:val="34"/>
          <w:sz w:val="24"/>
          <w:szCs w:val="24"/>
        </w:rPr>
        <w:t xml:space="preserve"> </w:t>
      </w:r>
      <w:r>
        <w:rPr>
          <w:sz w:val="24"/>
          <w:szCs w:val="24"/>
        </w:rPr>
        <w:t>by</w:t>
      </w:r>
      <w:r>
        <w:rPr>
          <w:spacing w:val="34"/>
          <w:sz w:val="24"/>
          <w:szCs w:val="24"/>
        </w:rPr>
        <w:t xml:space="preserve"> </w:t>
      </w:r>
      <w:r>
        <w:rPr>
          <w:sz w:val="24"/>
          <w:szCs w:val="24"/>
        </w:rPr>
        <w:t>the</w:t>
      </w:r>
      <w:r>
        <w:rPr>
          <w:spacing w:val="34"/>
          <w:sz w:val="24"/>
          <w:szCs w:val="24"/>
        </w:rPr>
        <w:t xml:space="preserve"> </w:t>
      </w:r>
      <w:r>
        <w:rPr>
          <w:sz w:val="24"/>
          <w:szCs w:val="24"/>
        </w:rPr>
        <w:t>GNN. For</w:t>
      </w:r>
      <w:r>
        <w:rPr>
          <w:spacing w:val="-8"/>
          <w:sz w:val="24"/>
          <w:szCs w:val="24"/>
        </w:rPr>
        <w:t xml:space="preserve"> </w:t>
      </w:r>
      <w:r>
        <w:rPr>
          <w:sz w:val="24"/>
          <w:szCs w:val="24"/>
        </w:rPr>
        <w:t>example,</w:t>
      </w:r>
      <w:r>
        <w:rPr>
          <w:spacing w:val="-8"/>
          <w:sz w:val="24"/>
          <w:szCs w:val="24"/>
        </w:rPr>
        <w:t xml:space="preserve"> </w:t>
      </w:r>
      <w:r>
        <w:rPr>
          <w:sz w:val="24"/>
          <w:szCs w:val="24"/>
        </w:rPr>
        <w:t>a</w:t>
      </w:r>
      <w:r>
        <w:rPr>
          <w:spacing w:val="-8"/>
          <w:sz w:val="24"/>
          <w:szCs w:val="24"/>
        </w:rPr>
        <w:t xml:space="preserve"> </w:t>
      </w:r>
      <w:r>
        <w:rPr>
          <w:sz w:val="24"/>
          <w:szCs w:val="24"/>
        </w:rPr>
        <w:t>large</w:t>
      </w:r>
      <w:r>
        <w:rPr>
          <w:spacing w:val="-8"/>
          <w:sz w:val="24"/>
          <w:szCs w:val="24"/>
        </w:rPr>
        <w:t xml:space="preserve"> </w:t>
      </w:r>
      <w:r>
        <w:rPr>
          <w:sz w:val="24"/>
          <w:szCs w:val="24"/>
        </w:rPr>
        <w:t>acceleration</w:t>
      </w:r>
      <w:r>
        <w:rPr>
          <w:spacing w:val="-8"/>
          <w:sz w:val="24"/>
          <w:szCs w:val="24"/>
        </w:rPr>
        <w:t xml:space="preserve"> </w:t>
      </w:r>
      <w:r>
        <w:rPr>
          <w:sz w:val="24"/>
          <w:szCs w:val="24"/>
        </w:rPr>
        <w:t>signal</w:t>
      </w:r>
      <w:r>
        <w:rPr>
          <w:spacing w:val="-8"/>
          <w:sz w:val="24"/>
          <w:szCs w:val="24"/>
        </w:rPr>
        <w:t xml:space="preserve"> </w:t>
      </w:r>
      <w:r>
        <w:rPr>
          <w:sz w:val="24"/>
          <w:szCs w:val="24"/>
        </w:rPr>
        <w:t>appears</w:t>
      </w:r>
      <w:r>
        <w:rPr>
          <w:spacing w:val="-8"/>
          <w:sz w:val="24"/>
          <w:szCs w:val="24"/>
        </w:rPr>
        <w:t xml:space="preserve"> </w:t>
      </w:r>
      <w:r>
        <w:rPr>
          <w:sz w:val="24"/>
          <w:szCs w:val="24"/>
        </w:rPr>
        <w:t>when</w:t>
      </w:r>
      <w:r>
        <w:rPr>
          <w:spacing w:val="-8"/>
          <w:sz w:val="24"/>
          <w:szCs w:val="24"/>
        </w:rPr>
        <w:t xml:space="preserve"> </w:t>
      </w:r>
      <w:r>
        <w:rPr>
          <w:sz w:val="24"/>
          <w:szCs w:val="24"/>
        </w:rPr>
        <w:t>braking, or a vehicle ignition signal appears without a car key signal. These are unreasonable</w:t>
      </w:r>
      <w:r>
        <w:rPr>
          <w:spacing w:val="1"/>
          <w:sz w:val="24"/>
          <w:szCs w:val="24"/>
        </w:rPr>
        <w:t xml:space="preserve"> </w:t>
      </w:r>
      <w:r>
        <w:rPr>
          <w:sz w:val="24"/>
          <w:szCs w:val="24"/>
        </w:rPr>
        <w:t>logic. It</w:t>
      </w:r>
      <w:r>
        <w:rPr>
          <w:spacing w:val="1"/>
          <w:sz w:val="24"/>
          <w:szCs w:val="24"/>
        </w:rPr>
        <w:t xml:space="preserve"> </w:t>
      </w:r>
      <w:r>
        <w:rPr>
          <w:sz w:val="24"/>
          <w:szCs w:val="24"/>
        </w:rPr>
        <w:t>is very</w:t>
      </w:r>
      <w:r>
        <w:rPr>
          <w:spacing w:val="1"/>
          <w:sz w:val="24"/>
          <w:szCs w:val="24"/>
        </w:rPr>
        <w:t xml:space="preserve"> </w:t>
      </w:r>
      <w:r>
        <w:rPr>
          <w:sz w:val="24"/>
          <w:szCs w:val="24"/>
        </w:rPr>
        <w:t>likely that an</w:t>
      </w:r>
      <w:r>
        <w:rPr>
          <w:spacing w:val="1"/>
          <w:sz w:val="24"/>
          <w:szCs w:val="24"/>
        </w:rPr>
        <w:t xml:space="preserve"> </w:t>
      </w:r>
      <w:r>
        <w:rPr>
          <w:spacing w:val="-2"/>
          <w:sz w:val="24"/>
          <w:szCs w:val="24"/>
        </w:rPr>
        <w:t xml:space="preserve">intrusion </w:t>
      </w:r>
      <w:r>
        <w:rPr>
          <w:sz w:val="24"/>
          <w:szCs w:val="24"/>
        </w:rPr>
        <w:t>message has appeared on the CAN bus, which has practical significance. For the GNN to learn more abstract features, we input a partial graph of sequence data to determine whether</w:t>
      </w:r>
      <w:r>
        <w:rPr>
          <w:spacing w:val="40"/>
          <w:sz w:val="24"/>
          <w:szCs w:val="24"/>
        </w:rPr>
        <w:t xml:space="preserve"> </w:t>
      </w:r>
      <w:r>
        <w:rPr>
          <w:sz w:val="24"/>
          <w:szCs w:val="24"/>
        </w:rPr>
        <w:t>the message is an intrusion message, instead of inputting one or two frames of message. Our proposed approach is shown</w:t>
      </w:r>
      <w:r>
        <w:rPr>
          <w:spacing w:val="80"/>
          <w:sz w:val="24"/>
          <w:szCs w:val="24"/>
        </w:rPr>
        <w:t xml:space="preserve"> </w:t>
      </w:r>
      <w:r>
        <w:rPr>
          <w:sz w:val="24"/>
          <w:szCs w:val="24"/>
        </w:rPr>
        <w:t>in Figure 3.</w:t>
      </w:r>
    </w:p>
    <w:p w14:paraId="4693E933" w14:textId="77777777" w:rsidR="00E5760B" w:rsidRDefault="00E5760B" w:rsidP="00E5760B">
      <w:pPr>
        <w:pStyle w:val="a5"/>
        <w:spacing w:before="69" w:line="250" w:lineRule="auto"/>
        <w:ind w:right="40"/>
        <w:jc w:val="both"/>
        <w:rPr>
          <w:sz w:val="24"/>
          <w:szCs w:val="24"/>
        </w:rPr>
      </w:pPr>
    </w:p>
    <w:p w14:paraId="3366331A" w14:textId="77777777" w:rsidR="00E5760B" w:rsidRDefault="00E5760B" w:rsidP="00E5760B">
      <w:pPr>
        <w:pStyle w:val="a5"/>
        <w:keepNext/>
        <w:spacing w:before="69" w:line="250" w:lineRule="auto"/>
        <w:ind w:right="40"/>
        <w:jc w:val="both"/>
      </w:pPr>
      <w:r>
        <w:rPr>
          <w:noProof/>
        </w:rPr>
        <w:drawing>
          <wp:inline distT="0" distB="0" distL="0" distR="0" wp14:anchorId="333FADFC" wp14:editId="2D027B1C">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72C343A9" w14:textId="77777777" w:rsidR="00E5760B" w:rsidRDefault="00E5760B" w:rsidP="00E5760B">
      <w:pPr>
        <w:pStyle w:val="ae"/>
        <w:jc w:val="center"/>
      </w:pPr>
      <w:r>
        <w:t xml:space="preserve">Figure </w:t>
      </w:r>
      <w:fldSimple w:instr=" SEQ Figure \* ARABIC ">
        <w:r>
          <w:rPr>
            <w:noProof/>
          </w:rPr>
          <w:t>3</w:t>
        </w:r>
      </w:fldSimple>
      <w:r>
        <w:t xml:space="preserve"> Construct graph data from original CAN.</w:t>
      </w:r>
    </w:p>
    <w:p w14:paraId="480794B8" w14:textId="77777777" w:rsidR="00E5760B" w:rsidRDefault="00E5760B" w:rsidP="00E5760B">
      <w:pPr>
        <w:pStyle w:val="af0"/>
        <w:jc w:val="both"/>
        <w:rPr>
          <w:rFonts w:ascii="宋体" w:eastAsia="宋体" w:hAnsi="宋体" w:cs="宋体"/>
          <w:lang w:eastAsia="zh-CN"/>
        </w:rPr>
      </w:pPr>
      <w:r>
        <w:t xml:space="preserve">The GCN in this work is a graph level classification task, and the network architecture of graph classification task refers to [19]. </w:t>
      </w:r>
      <w:r>
        <w:rPr>
          <w:rFonts w:eastAsia="宋体"/>
          <w:b/>
          <w:bCs/>
          <w:lang w:eastAsia="zh-CN"/>
        </w:rPr>
        <w:t>The main idea of the GNN of our model is to perform graph convolution on the original graph and the pooled graph respectively through graph convolution network (GCN), convert the results of the two GCN into two one-dimensional vectors, combine the two one-dimensional vectors and send them to the fully connected neural network (FCNN) to complete the detection task</w:t>
      </w:r>
      <w:commentRangeStart w:id="18"/>
      <w:commentRangeStart w:id="19"/>
      <w:r>
        <w:rPr>
          <w:rFonts w:eastAsia="宋体"/>
          <w:b/>
          <w:bCs/>
          <w:lang w:eastAsia="zh-CN"/>
        </w:rPr>
        <w:t xml:space="preserve">. </w:t>
      </w:r>
      <w:r>
        <w:rPr>
          <w:rFonts w:ascii="宋体" w:eastAsia="宋体" w:hAnsi="宋体" w:cs="宋体"/>
          <w:lang w:eastAsia="zh-CN"/>
        </w:rPr>
        <w:t>[19]</w:t>
      </w:r>
      <w:r>
        <w:t xml:space="preserve"> </w:t>
      </w:r>
      <w:commentRangeEnd w:id="18"/>
      <w:r>
        <w:rPr>
          <w:rStyle w:val="a4"/>
        </w:rPr>
        <w:commentReference w:id="18"/>
      </w:r>
      <w:commentRangeEnd w:id="19"/>
      <w:r w:rsidR="00504897">
        <w:rPr>
          <w:rStyle w:val="a4"/>
        </w:rPr>
        <w:commentReference w:id="19"/>
      </w:r>
      <w:r>
        <w:t xml:space="preserve">is to divide the constructed graph data into several clusters by clustering </w:t>
      </w:r>
      <w:commentRangeStart w:id="20"/>
      <w:r>
        <w:t>method</w:t>
      </w:r>
      <w:commentRangeEnd w:id="20"/>
      <w:r>
        <w:rPr>
          <w:rStyle w:val="a4"/>
          <w:sz w:val="24"/>
          <w:szCs w:val="24"/>
        </w:rPr>
        <w:commentReference w:id="20"/>
      </w:r>
      <w:r>
        <w:t xml:space="preserve"> []. Each cluster can be regarded as a subgraph of graph data to obtain the eigen matrix of a series of subgraphs. Using eigenvectors to</w:t>
      </w:r>
      <w:r>
        <w:rPr>
          <w:spacing w:val="-1"/>
        </w:rPr>
        <w:t xml:space="preserve"> </w:t>
      </w:r>
      <w:r>
        <w:t>construct</w:t>
      </w:r>
      <w:r>
        <w:rPr>
          <w:spacing w:val="-1"/>
        </w:rPr>
        <w:t xml:space="preserve"> </w:t>
      </w:r>
      <w:r>
        <w:t>the</w:t>
      </w:r>
      <w:r>
        <w:rPr>
          <w:spacing w:val="-1"/>
        </w:rPr>
        <w:t xml:space="preserve"> </w:t>
      </w:r>
      <w:r>
        <w:t>pooling</w:t>
      </w:r>
      <w:r>
        <w:rPr>
          <w:spacing w:val="-1"/>
        </w:rPr>
        <w:t xml:space="preserve"> </w:t>
      </w:r>
      <w:r>
        <w:t>matrix,</w:t>
      </w:r>
      <w:r>
        <w:rPr>
          <w:spacing w:val="-1"/>
        </w:rPr>
        <w:t xml:space="preserve"> </w:t>
      </w:r>
      <w:r>
        <w:t>each</w:t>
      </w:r>
      <w:r>
        <w:rPr>
          <w:spacing w:val="-1"/>
        </w:rPr>
        <w:t xml:space="preserve"> </w:t>
      </w:r>
      <w:r>
        <w:t>subgraph</w:t>
      </w:r>
      <w:r>
        <w:rPr>
          <w:spacing w:val="-1"/>
        </w:rPr>
        <w:t xml:space="preserve"> </w:t>
      </w:r>
      <w:r>
        <w:t>is</w:t>
      </w:r>
      <w:r>
        <w:rPr>
          <w:spacing w:val="-1"/>
        </w:rPr>
        <w:t xml:space="preserve"> </w:t>
      </w:r>
      <w:r>
        <w:t>pooled</w:t>
      </w:r>
      <w:r>
        <w:rPr>
          <w:spacing w:val="-1"/>
        </w:rPr>
        <w:t xml:space="preserve"> </w:t>
      </w:r>
      <w:r>
        <w:t>into</w:t>
      </w:r>
      <w:r>
        <w:rPr>
          <w:spacing w:val="-1"/>
        </w:rPr>
        <w:t xml:space="preserve"> </w:t>
      </w:r>
      <w:r>
        <w:t xml:space="preserve">a super node. Graph G connected by given K subgraphs, C is a part of G.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i/>
          <w:w w:val="115"/>
        </w:rPr>
        <w:t xml:space="preserve"> </w:t>
      </w:r>
      <w:r>
        <w:t xml:space="preserve">represents the number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m:oMath>
        <m:sSup>
          <m:sSupPr>
            <m:ctrlPr>
              <w:rPr>
                <w:rFonts w:ascii="Cambria Math" w:hAnsi="Cambria Math"/>
                <w:i/>
              </w:rPr>
            </m:ctrlPr>
          </m:sSupPr>
          <m:e>
            <m:r>
              <m:rPr>
                <m:sty m:val="p"/>
              </m:rPr>
              <w:rPr>
                <w:rFonts w:ascii="Cambria Math" w:hAnsi="Cambria Math"/>
              </w:rPr>
              <m:t>Γ</m:t>
            </m:r>
          </m:e>
          <m:sup>
            <m:d>
              <m:dPr>
                <m:ctrlPr>
                  <w:rPr>
                    <w:rFonts w:ascii="Cambria Math" w:hAnsi="Cambria Math"/>
                    <w:i/>
                  </w:rPr>
                </m:ctrlPr>
              </m:dPr>
              <m:e>
                <m:r>
                  <w:rPr>
                    <w:rFonts w:ascii="Cambria Math" w:hAnsi="Cambria Math"/>
                  </w:rPr>
                  <m:t>k</m:t>
                </m:r>
              </m:e>
            </m:d>
          </m:sup>
        </m:sSup>
      </m:oMath>
      <w:r>
        <w:rPr>
          <w:rFonts w:ascii="Arial" w:hAnsi="Arial"/>
          <w:w w:val="115"/>
        </w:rPr>
        <w:t xml:space="preserve"> </w:t>
      </w:r>
      <w:r>
        <w:t xml:space="preserve">is the list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w:r>
        <w:t>Each subgraph can be regarded as a super node of graph G. Define sampling</w:t>
      </w:r>
      <w:r>
        <w:rPr>
          <w:spacing w:val="40"/>
        </w:rPr>
        <w:t xml:space="preserve"> </w:t>
      </w:r>
      <w:r>
        <w:t>operator</w:t>
      </w:r>
      <w:r>
        <w:rPr>
          <w:spacing w:val="40"/>
          <w:w w:val="115"/>
        </w:rPr>
        <w:t xml:space="preserve"> </w:t>
      </w:r>
      <w:r>
        <w:rPr>
          <w:i/>
          <w:w w:val="115"/>
        </w:rPr>
        <w:t>C</w:t>
      </w:r>
      <w:r>
        <w:rPr>
          <w:rFonts w:ascii="Arial" w:hAnsi="Arial"/>
          <w:w w:val="115"/>
          <w:vertAlign w:val="superscript"/>
        </w:rPr>
        <w:t>(</w:t>
      </w:r>
      <w:r>
        <w:rPr>
          <w:i/>
          <w:w w:val="115"/>
          <w:vertAlign w:val="superscript"/>
        </w:rPr>
        <w:t>k</w:t>
      </w:r>
      <w:r>
        <w:rPr>
          <w:rFonts w:ascii="Arial" w:hAnsi="Arial"/>
          <w:w w:val="115"/>
          <w:vertAlign w:val="superscript"/>
        </w:rPr>
        <w:t>)</w:t>
      </w:r>
      <w:r>
        <w:rPr>
          <w:rFonts w:ascii="Arial" w:hAnsi="Arial"/>
          <w:w w:val="115"/>
        </w:rPr>
        <w:t xml:space="preserve"> </w:t>
      </w:r>
      <w:r>
        <w:rPr>
          <w:rFonts w:ascii="Menlo" w:hAnsi="Menlo"/>
          <w:i/>
        </w:rPr>
        <w:t>∈</w:t>
      </w:r>
      <w:r>
        <w:rPr>
          <w:rFonts w:ascii="Menlo" w:hAnsi="Menlo"/>
          <w:i/>
          <w:spacing w:val="-27"/>
        </w:rPr>
        <w:t xml:space="preserve"> </w:t>
      </w:r>
      <w:r>
        <w:rPr>
          <w:w w:val="115"/>
        </w:rPr>
        <w:t>R</w:t>
      </w:r>
      <w:r>
        <w:rPr>
          <w:i/>
          <w:w w:val="115"/>
          <w:position w:val="7"/>
        </w:rPr>
        <w:t>N×N</w:t>
      </w:r>
      <w:r>
        <w:rPr>
          <w:i/>
          <w:w w:val="115"/>
          <w:position w:val="5"/>
        </w:rPr>
        <w:t>k</w:t>
      </w:r>
      <w:r>
        <w:rPr>
          <w:i/>
          <w:spacing w:val="80"/>
          <w:w w:val="115"/>
          <w:position w:val="5"/>
        </w:rPr>
        <w:t xml:space="preserve"> </w:t>
      </w:r>
      <w:r>
        <w:t>as</w:t>
      </w:r>
      <w:r>
        <w:rPr>
          <w:spacing w:val="40"/>
        </w:rPr>
        <w:t xml:space="preserve"> </w:t>
      </w:r>
      <w:r>
        <w:t>follow:</w:t>
      </w:r>
    </w:p>
    <w:p w14:paraId="65E12717" w14:textId="77777777" w:rsidR="00E5760B" w:rsidRDefault="00494148" w:rsidP="00E5760B">
      <w:pPr>
        <w:jc w:val="right"/>
        <w:rPr>
          <w:rFonts w:ascii="宋体" w:eastAsia="宋体" w:hAnsi="宋体" w:cs="宋体"/>
          <w:sz w:val="24"/>
          <w:lang w:eastAsia="zh-CN"/>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=1</m:t>
        </m:r>
      </m:oMath>
      <w:r w:rsidR="00E5760B">
        <w:rPr>
          <w:sz w:val="24"/>
        </w:rPr>
        <w:t xml:space="preserve"> if and only if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r>
          <w:rPr>
            <w:rFonts w:ascii="Cambria Math" w:hAnsi="Cambria Math"/>
            <w:sz w:val="24"/>
          </w:rPr>
          <m:t>=</m:t>
        </m:r>
        <m:sSub>
          <m:sSubPr>
            <m:ctrlPr>
              <w:rPr>
                <w:rFonts w:ascii="Cambria Math" w:hAnsi="Cambria Math"/>
                <w:i/>
                <w:sz w:val="24"/>
              </w:rPr>
            </m:ctrlPr>
          </m:sSubPr>
          <m:e>
            <m:r>
              <w:rPr>
                <w:rFonts w:ascii="Cambria Math" w:hAnsi="Cambria Math"/>
                <w:sz w:val="24"/>
              </w:rPr>
              <m:t>υ</m:t>
            </m:r>
          </m:e>
          <m:sub>
            <m:r>
              <w:rPr>
                <w:rFonts w:ascii="Cambria Math" w:hAnsi="Cambria Math"/>
                <w:sz w:val="24"/>
              </w:rPr>
              <m:t>i</m:t>
            </m:r>
          </m:sub>
        </m:sSub>
      </m:oMath>
      <w:r w:rsidR="00E5760B">
        <w:rPr>
          <w:rFonts w:hint="eastAsia"/>
          <w:sz w:val="24"/>
          <w:lang w:eastAsia="zh-CN"/>
        </w:rPr>
        <w:t xml:space="preserve"> </w:t>
      </w:r>
      <w:r w:rsidR="00E5760B">
        <w:rPr>
          <w:sz w:val="24"/>
          <w:lang w:eastAsia="zh-CN"/>
        </w:rPr>
        <w:t xml:space="preserve">              </w:t>
      </w:r>
      <w:proofErr w:type="gramStart"/>
      <w:r w:rsidR="00E5760B">
        <w:rPr>
          <w:sz w:val="24"/>
          <w:lang w:eastAsia="zh-CN"/>
        </w:rPr>
        <w:t xml:space="preserve">   </w:t>
      </w:r>
      <w:r w:rsidR="00E5760B">
        <w:rPr>
          <w:rFonts w:ascii="宋体" w:eastAsia="宋体" w:hAnsi="宋体" w:cs="宋体"/>
          <w:sz w:val="24"/>
          <w:lang w:eastAsia="zh-CN"/>
        </w:rPr>
        <w:t>(</w:t>
      </w:r>
      <w:proofErr w:type="gramEnd"/>
      <w:r w:rsidR="00E5760B">
        <w:rPr>
          <w:rFonts w:ascii="宋体" w:eastAsia="宋体" w:hAnsi="宋体" w:cs="宋体"/>
          <w:sz w:val="24"/>
          <w:lang w:eastAsia="zh-CN"/>
        </w:rPr>
        <w:t>4)</w:t>
      </w:r>
    </w:p>
    <w:p w14:paraId="09A58BCE" w14:textId="77777777" w:rsidR="00E5760B" w:rsidRDefault="00494148" w:rsidP="00E5760B">
      <w:pPr>
        <w:ind w:firstLineChars="200" w:firstLine="480"/>
        <w:jc w:val="both"/>
        <w:rPr>
          <w:sz w:val="24"/>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oMath>
      <w:r w:rsidR="00E5760B">
        <w:rPr>
          <w:sz w:val="24"/>
        </w:rPr>
        <w:t xml:space="preserve"> represents the element in i-th row and j-th column of </w:t>
      </w: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oMath>
      <w:r w:rsidR="00E5760B">
        <w:rPr>
          <w:sz w:val="24"/>
        </w:rPr>
        <w:t xml:space="preserve">,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oMath>
      <w:r w:rsidR="00E5760B">
        <w:rPr>
          <w:sz w:val="24"/>
        </w:rPr>
        <w:t xml:space="preserve"> represents the jth node in the node list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oMath>
      <w:r w:rsidR="00E5760B">
        <w:rPr>
          <w:sz w:val="24"/>
        </w:rPr>
        <w:t xml:space="preserve">. This operation indicates the correspondence between the node in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and the original graph G. Because Fourier transform can convert the graph signal to the frequency domain and take the signal information and the structure information of graph data into account, we refer to [19] and use Fourier transform to design pooling operation. The pooling operation pools the constructed graph signal G into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coar</m:t>
            </m:r>
          </m:sub>
        </m:sSub>
      </m:oMath>
      <w:r w:rsidR="00E5760B">
        <w:rPr>
          <w:sz w:val="24"/>
        </w:rPr>
        <w:t xml:space="preserve">. Pooling operation is based on the Fourier transform of each subgraph </w:t>
      </w:r>
      <m:oMath>
        <m:sSubSup>
          <m:sSubSupPr>
            <m:ctrlPr>
              <w:rPr>
                <w:rFonts w:ascii="Cambria Math" w:hAnsi="Cambria Math"/>
                <w:i/>
                <w:sz w:val="24"/>
              </w:rPr>
            </m:ctrlPr>
          </m:sSubSupPr>
          <m:e>
            <m:r>
              <w:rPr>
                <w:rFonts w:ascii="Cambria Math" w:hAnsi="Cambria Math"/>
                <w:sz w:val="24"/>
              </w:rPr>
              <m:t>{</m:t>
            </m:r>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00E5760B">
        <w:rPr>
          <w:sz w:val="24"/>
        </w:rPr>
        <w:t xml:space="preserve">. The Laplace matrix of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is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00E5760B">
        <w:rPr>
          <w:sz w:val="24"/>
        </w:rPr>
        <w:t xml:space="preserve">, …, </w:t>
      </w:r>
      <m:oMath>
        <m:sSubSup>
          <m:sSubSupPr>
            <m:ctrlPr>
              <w:rPr>
                <w:rFonts w:ascii="Cambria Math" w:hAnsi="Cambria Math"/>
                <w:i/>
                <w:sz w:val="24"/>
              </w:rPr>
            </m:ctrlPr>
          </m:sSubSupPr>
          <m:e>
            <m:r>
              <w:rPr>
                <w:rFonts w:ascii="Cambria Math" w:hAnsi="Cambria Math"/>
                <w:sz w:val="24"/>
              </w:rPr>
              <m:t xml:space="preserve"> u</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00E5760B">
        <w:rPr>
          <w:sz w:val="24"/>
        </w:rPr>
        <w:t xml:space="preserve"> represents the all eigenvectors of the Laplacian matrix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of the k-th subgraph. Then use the upsampling operation </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(k)</m:t>
            </m:r>
          </m:sup>
        </m:sSup>
      </m:oMath>
      <w:r w:rsidR="00E5760B">
        <w:rPr>
          <w:sz w:val="24"/>
        </w:rPr>
        <w:t xml:space="preserve"> to upsample the eigenvector to the whole graph G. </w:t>
      </w:r>
      <w:commentRangeStart w:id="21"/>
      <w:r w:rsidR="00E5760B">
        <w:rPr>
          <w:sz w:val="24"/>
        </w:rPr>
        <w:t>The upsampling equation is represented by</w:t>
      </w:r>
      <w:del w:id="22" w:author="Tian Shan" w:date="2022-06-05T08:18:00Z">
        <w:r w:rsidR="00E5760B" w:rsidDel="00504897">
          <w:rPr>
            <w:sz w:val="24"/>
          </w:rPr>
          <w:delText xml:space="preserve"> </w:delText>
        </w:r>
        <w:r w:rsidR="00E5760B" w:rsidDel="00504897">
          <w:rPr>
            <w:spacing w:val="-4"/>
          </w:rPr>
          <w:delText>(5)</w:delText>
        </w:r>
        <w:r w:rsidR="00E5760B" w:rsidDel="00504897">
          <w:rPr>
            <w:sz w:val="24"/>
          </w:rPr>
          <w:delText>.</w:delText>
        </w:r>
      </w:del>
    </w:p>
    <w:p w14:paraId="2EF10746" w14:textId="77777777" w:rsidR="00E5760B" w:rsidRDefault="00494148" w:rsidP="00E5760B">
      <w:pPr>
        <w:jc w:val="right"/>
        <w:rPr>
          <w:bCs/>
          <w:iCs/>
          <w:sz w:val="24"/>
        </w:rPr>
      </w:pPr>
      <m:oMath>
        <m:sSubSup>
          <m:sSubSupPr>
            <m:ctrlPr>
              <w:rPr>
                <w:rFonts w:ascii="Cambria Math" w:eastAsia="仿宋_GB2312" w:hAnsi="Cambria Math"/>
                <w:bCs/>
                <w:iCs/>
                <w:sz w:val="24"/>
              </w:rPr>
            </m:ctrlPr>
          </m:sSubSupPr>
          <m:e>
            <m:acc>
              <m:accPr>
                <m:chr m:val="̅"/>
                <m:ctrlPr>
                  <w:rPr>
                    <w:rFonts w:ascii="Cambria Math" w:eastAsia="仿宋_GB2312" w:hAnsi="Cambria Math"/>
                    <w:bCs/>
                    <w:iCs/>
                    <w:sz w:val="24"/>
                  </w:rPr>
                </m:ctrlPr>
              </m:accPr>
              <m:e>
                <m:r>
                  <w:rPr>
                    <w:rFonts w:ascii="Cambria Math" w:eastAsia="仿宋_GB2312" w:hAnsi="Cambria Math"/>
                    <w:sz w:val="24"/>
                  </w:rPr>
                  <m:t>u</m:t>
                </m:r>
              </m:e>
            </m:acc>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m:t>
        </m:r>
        <m:sSup>
          <m:sSupPr>
            <m:ctrlPr>
              <w:rPr>
                <w:rFonts w:ascii="Cambria Math" w:eastAsia="仿宋_GB2312" w:hAnsi="Cambria Math"/>
                <w:bCs/>
                <w:iCs/>
                <w:sz w:val="24"/>
              </w:rPr>
            </m:ctrlPr>
          </m:sSupPr>
          <m:e>
            <m:r>
              <m:rPr>
                <m:sty m:val="b"/>
              </m:rPr>
              <w:rPr>
                <w:rFonts w:ascii="Cambria Math" w:eastAsia="仿宋_GB2312" w:hAnsi="Cambria Math"/>
                <w:sz w:val="24"/>
              </w:rPr>
              <m:t>C</m:t>
            </m:r>
          </m:e>
          <m:sup>
            <m:r>
              <w:rPr>
                <w:rFonts w:ascii="Cambria Math" w:eastAsia="仿宋_GB2312" w:hAnsi="Cambria Math"/>
                <w:sz w:val="24"/>
              </w:rPr>
              <m:t>(k)</m:t>
            </m:r>
          </m:sup>
        </m:sSup>
        <m:sSubSup>
          <m:sSubSupPr>
            <m:ctrlPr>
              <w:rPr>
                <w:rFonts w:ascii="Cambria Math" w:eastAsia="仿宋_GB2312" w:hAnsi="Cambria Math"/>
                <w:bCs/>
                <w:iCs/>
                <w:sz w:val="24"/>
              </w:rPr>
            </m:ctrlPr>
          </m:sSubSupPr>
          <m:e>
            <m:r>
              <m:rPr>
                <m:sty m:val="b"/>
              </m:rPr>
              <w:rPr>
                <w:rFonts w:ascii="Cambria Math" w:eastAsia="仿宋_GB2312" w:hAnsi="Cambria Math"/>
                <w:sz w:val="24"/>
              </w:rPr>
              <m:t>u</m:t>
            </m:r>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,l=1…</m:t>
        </m:r>
        <m:sSub>
          <m:sSubPr>
            <m:ctrlPr>
              <w:rPr>
                <w:rFonts w:ascii="Cambria Math" w:eastAsia="仿宋_GB2312" w:hAnsi="Cambria Math"/>
                <w:bCs/>
                <w:iCs/>
                <w:sz w:val="24"/>
              </w:rPr>
            </m:ctrlPr>
          </m:sSubPr>
          <m:e>
            <m:r>
              <w:rPr>
                <w:rFonts w:ascii="Cambria Math" w:eastAsia="仿宋_GB2312" w:hAnsi="Cambria Math"/>
                <w:sz w:val="24"/>
              </w:rPr>
              <m:t>N</m:t>
            </m:r>
          </m:e>
          <m:sub>
            <m:r>
              <w:rPr>
                <w:rFonts w:ascii="Cambria Math" w:eastAsia="仿宋_GB2312" w:hAnsi="Cambria Math"/>
                <w:sz w:val="24"/>
              </w:rPr>
              <m:t>k</m:t>
            </m:r>
          </m:sub>
        </m:sSub>
      </m:oMath>
      <w:r w:rsidR="00E5760B">
        <w:rPr>
          <w:rFonts w:hint="eastAsia"/>
          <w:bCs/>
          <w:iCs/>
          <w:sz w:val="24"/>
        </w:rPr>
        <w:t xml:space="preserve"> </w:t>
      </w:r>
      <w:r w:rsidR="00E5760B">
        <w:rPr>
          <w:bCs/>
          <w:iCs/>
          <w:sz w:val="24"/>
        </w:rPr>
        <w:t xml:space="preserve">                 (5)</w:t>
      </w:r>
      <w:commentRangeEnd w:id="21"/>
      <w:r w:rsidR="00E5760B">
        <w:rPr>
          <w:rStyle w:val="a4"/>
        </w:rPr>
        <w:commentReference w:id="21"/>
      </w:r>
    </w:p>
    <w:p w14:paraId="6FB0CD10" w14:textId="449CEAE5" w:rsidR="00E5760B" w:rsidRDefault="00494148" w:rsidP="00E5760B">
      <w:pPr>
        <w:ind w:firstLineChars="200" w:firstLine="480"/>
        <w:rPr>
          <w:sz w:val="24"/>
        </w:rPr>
      </w:pPr>
      <m:oMath>
        <m:sSub>
          <m:sSubPr>
            <m:ctrlPr>
              <w:rPr>
                <w:rFonts w:ascii="Cambria Math" w:hAnsi="Cambria Math"/>
                <w:i/>
                <w:iCs/>
                <w:sz w:val="24"/>
              </w:rPr>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N×K</m:t>
            </m:r>
          </m:sup>
        </m:sSup>
      </m:oMath>
      <w:r w:rsidR="00E5760B">
        <w:rPr>
          <w:sz w:val="24"/>
        </w:rPr>
        <w:t xml:space="preserve"> represents the pooling matrix containing the L-th eigenvector of all subgraphs</w:t>
      </w:r>
      <w:ins w:id="23" w:author="Tian Shan" w:date="2022-06-05T08:18:00Z">
        <w:r w:rsidR="00504897">
          <w:rPr>
            <w:sz w:val="24"/>
          </w:rPr>
          <w:t xml:space="preserve"> which shown as:</w:t>
        </w:r>
      </w:ins>
      <w:del w:id="24" w:author="Tian Shan" w:date="2022-06-05T08:18:00Z">
        <w:r w:rsidR="00E5760B" w:rsidDel="00504897">
          <w:rPr>
            <w:sz w:val="24"/>
          </w:rPr>
          <w:delText>.</w:delText>
        </w:r>
      </w:del>
    </w:p>
    <w:p w14:paraId="6CB7C756" w14:textId="77777777" w:rsidR="00E5760B" w:rsidRDefault="00494148" w:rsidP="00E5760B">
      <w:pPr>
        <w:jc w:val="right"/>
        <w:rPr>
          <w:sz w:val="24"/>
        </w:rPr>
      </w:pPr>
      <m:oMath>
        <m:sSub>
          <m:sSubPr>
            <m:ctrlPr>
              <w:rPr>
                <w:rFonts w:ascii="Cambria Math" w:eastAsia="仿宋_GB2312" w:hAnsi="Cambria Math"/>
                <w:bCs/>
                <w:i/>
                <w:iCs/>
                <w:sz w:val="24"/>
              </w:rPr>
            </m:ctrlPr>
          </m:sSubPr>
          <m:e>
            <m:r>
              <w:rPr>
                <w:rFonts w:ascii="Cambria Math" w:eastAsia="仿宋_GB2312" w:hAnsi="Cambria Math"/>
                <w:sz w:val="24"/>
              </w:rPr>
              <m:t>Θ</m:t>
            </m:r>
          </m:e>
          <m:sub>
            <m:r>
              <w:rPr>
                <w:rFonts w:ascii="Cambria Math" w:eastAsia="仿宋_GB2312" w:hAnsi="Cambria Math"/>
                <w:sz w:val="24"/>
              </w:rPr>
              <m:t>l</m:t>
            </m:r>
          </m:sub>
        </m:sSub>
        <m:r>
          <w:rPr>
            <w:rFonts w:ascii="Cambria Math" w:eastAsia="仿宋_GB2312" w:hAnsi="Cambria Math"/>
            <w:sz w:val="24"/>
          </w:rPr>
          <m:t>=</m:t>
        </m:r>
        <m:d>
          <m:dPr>
            <m:begChr m:val="["/>
            <m:endChr m:val="]"/>
            <m:ctrlPr>
              <w:rPr>
                <w:rFonts w:ascii="Cambria Math" w:eastAsia="仿宋_GB2312" w:hAnsi="Cambria Math"/>
                <w:i/>
                <w:sz w:val="24"/>
              </w:rPr>
            </m:ctrlPr>
          </m:dPr>
          <m:e>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1</m:t>
                    </m:r>
                  </m:e>
                </m:d>
              </m:sup>
            </m:sSubSup>
            <m:r>
              <w:rPr>
                <w:rFonts w:ascii="Cambria Math" w:eastAsia="仿宋_GB2312" w:hAnsi="Cambria Math"/>
                <w:sz w:val="24"/>
              </w:rPr>
              <m:t>,…,</m:t>
            </m:r>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k</m:t>
                    </m:r>
                  </m:e>
                </m:d>
              </m:sup>
            </m:sSubSup>
          </m:e>
        </m:d>
      </m:oMath>
      <w:r w:rsidR="00E5760B">
        <w:rPr>
          <w:rFonts w:hint="eastAsia"/>
          <w:sz w:val="24"/>
        </w:rPr>
        <w:t xml:space="preserve"> </w:t>
      </w:r>
      <w:r w:rsidR="00E5760B">
        <w:rPr>
          <w:sz w:val="24"/>
        </w:rPr>
        <w:t xml:space="preserve">                     (6)</w:t>
      </w:r>
    </w:p>
    <w:p w14:paraId="61671711" w14:textId="77777777" w:rsidR="00E5760B" w:rsidRDefault="00E5760B" w:rsidP="00E5760B">
      <w:pPr>
        <w:ind w:firstLineChars="200" w:firstLine="480"/>
        <w:jc w:val="both"/>
        <w:rPr>
          <w:sz w:val="24"/>
        </w:rPr>
      </w:pPr>
      <w:r>
        <w:rPr>
          <w:sz w:val="24"/>
        </w:rPr>
        <w:t xml:space="preserve">Each subgraph does not necessarily have the same number of nodes, that is, the number of eigenvectors of each subgraph is not necessarily equal.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max</m:t>
            </m:r>
          </m:sub>
        </m:sSub>
        <m:r>
          <w:rPr>
            <w:rFonts w:ascii="Cambria Math" w:eastAsia="仿宋_GB2312" w:hAnsi="Cambria Math"/>
            <w:sz w:val="24"/>
          </w:rPr>
          <m:t xml:space="preserve"> = </m:t>
        </m:r>
        <m:func>
          <m:funcPr>
            <m:ctrlPr>
              <w:rPr>
                <w:rFonts w:ascii="Cambria Math" w:eastAsia="仿宋_GB2312" w:hAnsi="Cambria Math"/>
                <w:i/>
                <w:iCs/>
                <w:sz w:val="24"/>
              </w:rPr>
            </m:ctrlPr>
          </m:funcPr>
          <m:fName>
            <m:limLow>
              <m:limLowPr>
                <m:ctrlPr>
                  <w:rPr>
                    <w:rFonts w:ascii="Cambria Math" w:eastAsia="仿宋_GB2312" w:hAnsi="Cambria Math"/>
                    <w:i/>
                    <w:iCs/>
                    <w:sz w:val="24"/>
                  </w:rPr>
                </m:ctrlPr>
              </m:limLowPr>
              <m:e>
                <m:r>
                  <m:rPr>
                    <m:sty m:val="p"/>
                  </m:rPr>
                  <w:rPr>
                    <w:rFonts w:ascii="Cambria Math" w:eastAsia="仿宋_GB2312" w:hAnsi="Cambria Math"/>
                    <w:sz w:val="24"/>
                  </w:rPr>
                  <m:t>max</m:t>
                </m:r>
              </m:e>
              <m:lim>
                <m:r>
                  <w:rPr>
                    <w:rFonts w:ascii="Cambria Math" w:eastAsia="仿宋_GB2312" w:hAnsi="Cambria Math"/>
                    <w:sz w:val="24"/>
                  </w:rPr>
                  <m:t>k = 1, ...,K</m:t>
                </m:r>
              </m:lim>
            </m:limLow>
          </m:fName>
          <m:e>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e>
        </m:func>
      </m:oMath>
      <w:r>
        <w:rPr>
          <w:sz w:val="24"/>
        </w:rPr>
        <w:t xml:space="preserve"> represents the maximum number of nodes in all subgraphs. For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Pr>
          <w:sz w:val="24"/>
        </w:rPr>
        <w:t xml:space="preserve"> owns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oMath>
      <w:r>
        <w:rPr>
          <w:iCs/>
          <w:sz w:val="24"/>
        </w:rPr>
        <w:t xml:space="preserve"> </w:t>
      </w:r>
      <w:r>
        <w:rPr>
          <w:sz w:val="24"/>
        </w:rPr>
        <w:t xml:space="preserve">nodes, the </w:t>
      </w:r>
      <w:proofErr w:type="spellStart"/>
      <w:r>
        <w:rPr>
          <w:i/>
          <w:iCs/>
          <w:sz w:val="24"/>
        </w:rPr>
        <w:t>l</w:t>
      </w:r>
      <w:r>
        <w:rPr>
          <w:sz w:val="24"/>
        </w:rPr>
        <w:t>st</w:t>
      </w:r>
      <w:proofErr w:type="spellEnd"/>
      <w:r>
        <w:rPr>
          <w:sz w:val="24"/>
        </w:rPr>
        <w:t xml:space="preserve"> pooling operation is expressed as:</w:t>
      </w:r>
    </w:p>
    <w:p w14:paraId="4AECC583" w14:textId="77777777" w:rsidR="00E5760B" w:rsidRDefault="00494148" w:rsidP="00E5760B">
      <w:pPr>
        <w:jc w:val="right"/>
        <w:rPr>
          <w:sz w:val="24"/>
        </w:rPr>
      </w:pP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r>
          <w:rPr>
            <w:rFonts w:ascii="Cambria Math" w:eastAsia="仿宋_GB2312" w:hAnsi="Cambria Math"/>
            <w:sz w:val="24"/>
          </w:rPr>
          <m:t xml:space="preserve"> = </m:t>
        </m:r>
        <m:sSubSup>
          <m:sSubSupPr>
            <m:ctrlPr>
              <w:rPr>
                <w:rFonts w:ascii="Cambria Math" w:eastAsia="仿宋_GB2312" w:hAnsi="Cambria Math"/>
                <w:bCs/>
                <w:i/>
                <w:sz w:val="24"/>
              </w:rPr>
            </m:ctrlPr>
          </m:sSubSupPr>
          <m:e>
            <m:r>
              <w:rPr>
                <w:rFonts w:ascii="Cambria Math" w:eastAsia="仿宋_GB2312" w:hAnsi="Cambria Math"/>
                <w:sz w:val="24"/>
              </w:rPr>
              <m:t>Θ</m:t>
            </m:r>
          </m:e>
          <m:sub>
            <m:r>
              <w:rPr>
                <w:rFonts w:ascii="Cambria Math" w:eastAsia="仿宋_GB2312" w:hAnsi="Cambria Math"/>
                <w:sz w:val="24"/>
              </w:rPr>
              <m:t>l</m:t>
            </m:r>
          </m:sub>
          <m:sup>
            <m:r>
              <w:rPr>
                <w:rFonts w:ascii="Cambria Math" w:eastAsia="仿宋_GB2312" w:hAnsi="Cambria Math"/>
                <w:sz w:val="24"/>
              </w:rPr>
              <m:t>T</m:t>
            </m:r>
          </m:sup>
        </m:sSubSup>
        <m:r>
          <w:rPr>
            <w:rFonts w:ascii="Cambria Math" w:eastAsia="仿宋_GB2312" w:hAnsi="Cambria Math"/>
            <w:sz w:val="24"/>
          </w:rPr>
          <m:t>X</m:t>
        </m:r>
      </m:oMath>
      <w:r w:rsidR="00E5760B">
        <w:rPr>
          <w:rFonts w:hint="eastAsia"/>
          <w:sz w:val="24"/>
        </w:rPr>
        <w:t xml:space="preserve"> </w:t>
      </w:r>
      <w:r w:rsidR="00E5760B">
        <w:rPr>
          <w:sz w:val="24"/>
        </w:rPr>
        <w:t xml:space="preserve">                           (7)</w:t>
      </w:r>
    </w:p>
    <w:p w14:paraId="7862005D" w14:textId="5372D4DD" w:rsidR="00E5760B" w:rsidRDefault="00494148" w:rsidP="00E5760B">
      <w:pPr>
        <w:ind w:firstLineChars="200" w:firstLine="480"/>
        <w:rPr>
          <w:sz w:val="24"/>
        </w:rPr>
      </w:pP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indicates the result of the L-th pooling operation. The k-th row of </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contains the information of the k-th subgraph, that is, the k-th super node. Based on the above structure, we can construct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max</m:t>
            </m:r>
          </m:sub>
        </m:sSub>
      </m:oMath>
      <w:r w:rsidR="00E5760B">
        <w:rPr>
          <w:sz w:val="24"/>
        </w:rPr>
        <w:t xml:space="preserve"> times of pooling operation, and combine the results of all pooling operations to form the coarsen matrix</w:t>
      </w:r>
      <w:ins w:id="25" w:author="Tian Shan" w:date="2022-06-05T08:22:00Z">
        <w:r w:rsidR="00124CCB">
          <w:rPr>
            <w:sz w:val="24"/>
          </w:rPr>
          <w:t xml:space="preserve"> shown as:</w:t>
        </w:r>
      </w:ins>
      <w:del w:id="26" w:author="Tian Shan" w:date="2022-06-05T08:22:00Z">
        <w:r w:rsidR="00E5760B" w:rsidDel="00124CCB">
          <w:rPr>
            <w:sz w:val="24"/>
          </w:rPr>
          <w:delText>.</w:delText>
        </w:r>
      </w:del>
    </w:p>
    <w:p w14:paraId="62B4DE74" w14:textId="77777777" w:rsidR="00E5760B" w:rsidRDefault="00494148" w:rsidP="00E5760B">
      <w:pPr>
        <w:jc w:val="right"/>
        <w:rPr>
          <w:sz w:val="24"/>
        </w:rPr>
      </w:pPr>
      <m:oMath>
        <m:sSub>
          <m:sSubPr>
            <m:ctrlPr>
              <w:rPr>
                <w:rFonts w:ascii="Cambria Math" w:eastAsia="仿宋_GB2312" w:hAnsi="Cambria Math" w:cs="仿宋_GB2312"/>
                <w:bCs/>
                <w:i/>
                <w:iCs/>
                <w:sz w:val="24"/>
              </w:rPr>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sSub>
              <m:sSubPr>
                <m:ctrlPr>
                  <w:rPr>
                    <w:rFonts w:ascii="Cambria Math" w:eastAsia="仿宋_GB2312" w:hAnsi="Cambria Math" w:cs="仿宋_GB2312"/>
                    <w:bCs/>
                    <w:i/>
                    <w:iCs/>
                    <w:sz w:val="24"/>
                  </w:rPr>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r>
          <w:rPr>
            <w:rFonts w:ascii="Cambria Math" w:eastAsia="仿宋_GB2312" w:hAnsi="Cambria Math" w:cs="仿宋_GB2312"/>
            <w:sz w:val="24"/>
          </w:rPr>
          <m:t>]</m:t>
        </m:r>
      </m:oMath>
      <w:r w:rsidR="00E5760B">
        <w:rPr>
          <w:rFonts w:hint="eastAsia"/>
          <w:sz w:val="24"/>
        </w:rPr>
        <w:t xml:space="preserve"> </w:t>
      </w:r>
      <w:r w:rsidR="00E5760B">
        <w:rPr>
          <w:sz w:val="24"/>
        </w:rPr>
        <w:t xml:space="preserve">            (8)</w:t>
      </w:r>
    </w:p>
    <w:p w14:paraId="4FC6ECEB" w14:textId="77777777" w:rsidR="00E5760B" w:rsidRDefault="00E5760B" w:rsidP="00E5760B">
      <w:pPr>
        <w:pStyle w:val="a5"/>
        <w:spacing w:before="9" w:line="250" w:lineRule="auto"/>
        <w:ind w:firstLineChars="200" w:firstLine="480"/>
        <w:jc w:val="both"/>
        <w:rPr>
          <w:sz w:val="24"/>
          <w:szCs w:val="24"/>
        </w:rPr>
      </w:pPr>
      <w:r>
        <w:rPr>
          <w:sz w:val="24"/>
          <w:szCs w:val="24"/>
        </w:rPr>
        <w:t>In some other graph classification tasks using pooling method, the sum or average method is used to treat each node in</w:t>
      </w:r>
      <w:r>
        <w:rPr>
          <w:spacing w:val="-4"/>
          <w:sz w:val="24"/>
          <w:szCs w:val="24"/>
        </w:rPr>
        <w:t xml:space="preserve"> </w:t>
      </w:r>
      <w:r>
        <w:rPr>
          <w:sz w:val="24"/>
          <w:szCs w:val="24"/>
        </w:rPr>
        <w:t>the</w:t>
      </w:r>
      <w:r>
        <w:rPr>
          <w:spacing w:val="-4"/>
          <w:sz w:val="24"/>
          <w:szCs w:val="24"/>
        </w:rPr>
        <w:t xml:space="preserve"> </w:t>
      </w:r>
      <w:r>
        <w:rPr>
          <w:sz w:val="24"/>
          <w:szCs w:val="24"/>
        </w:rPr>
        <w:t>subgraph</w:t>
      </w:r>
      <w:r>
        <w:rPr>
          <w:spacing w:val="-4"/>
          <w:sz w:val="24"/>
          <w:szCs w:val="24"/>
        </w:rPr>
        <w:t xml:space="preserve"> </w:t>
      </w:r>
      <w:r>
        <w:rPr>
          <w:sz w:val="24"/>
          <w:szCs w:val="24"/>
        </w:rPr>
        <w:t>indiscriminately,</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structure</w:t>
      </w:r>
      <w:r>
        <w:rPr>
          <w:spacing w:val="-4"/>
          <w:sz w:val="24"/>
          <w:szCs w:val="24"/>
        </w:rPr>
        <w:t xml:space="preserve"> </w:t>
      </w:r>
      <w:r>
        <w:rPr>
          <w:sz w:val="24"/>
          <w:szCs w:val="24"/>
        </w:rPr>
        <w:t>information of nodes in each subgraph cannot be extracted. In our work, we pool the graph data once, and do a GCN operation to extract features before and after pooling. Finally, the</w:t>
      </w:r>
      <w:r>
        <w:rPr>
          <w:spacing w:val="-3"/>
          <w:sz w:val="24"/>
          <w:szCs w:val="24"/>
        </w:rPr>
        <w:t xml:space="preserve"> </w:t>
      </w:r>
      <w:r>
        <w:rPr>
          <w:sz w:val="24"/>
          <w:szCs w:val="24"/>
        </w:rPr>
        <w:t>outputs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two</w:t>
      </w:r>
      <w:r>
        <w:rPr>
          <w:spacing w:val="-3"/>
          <w:sz w:val="24"/>
          <w:szCs w:val="24"/>
        </w:rPr>
        <w:t xml:space="preserve"> </w:t>
      </w:r>
      <w:r>
        <w:rPr>
          <w:sz w:val="24"/>
          <w:szCs w:val="24"/>
        </w:rPr>
        <w:t>graph</w:t>
      </w:r>
      <w:r>
        <w:rPr>
          <w:spacing w:val="-3"/>
          <w:sz w:val="24"/>
          <w:szCs w:val="24"/>
        </w:rPr>
        <w:t xml:space="preserve"> </w:t>
      </w:r>
      <w:r>
        <w:rPr>
          <w:sz w:val="24"/>
          <w:szCs w:val="24"/>
        </w:rPr>
        <w:t>convolutions</w:t>
      </w:r>
      <w:r>
        <w:rPr>
          <w:spacing w:val="-3"/>
          <w:sz w:val="24"/>
          <w:szCs w:val="24"/>
        </w:rPr>
        <w:t xml:space="preserve"> </w:t>
      </w:r>
      <w:r>
        <w:rPr>
          <w:sz w:val="24"/>
          <w:szCs w:val="24"/>
        </w:rPr>
        <w:t>are</w:t>
      </w:r>
      <w:r>
        <w:rPr>
          <w:spacing w:val="-3"/>
          <w:sz w:val="24"/>
          <w:szCs w:val="24"/>
        </w:rPr>
        <w:t xml:space="preserve"> </w:t>
      </w:r>
      <w:r>
        <w:rPr>
          <w:sz w:val="24"/>
          <w:szCs w:val="24"/>
        </w:rPr>
        <w:t>transformed</w:t>
      </w:r>
      <w:r>
        <w:rPr>
          <w:spacing w:val="-3"/>
          <w:sz w:val="24"/>
          <w:szCs w:val="24"/>
        </w:rPr>
        <w:t xml:space="preserve"> </w:t>
      </w:r>
      <w:r>
        <w:rPr>
          <w:sz w:val="24"/>
          <w:szCs w:val="24"/>
        </w:rPr>
        <w:t>into one-dimensional vectors by summation or averaging, and the two one-dimensional vectors are spliced into one input to the FCNN layer for classification.</w:t>
      </w:r>
    </w:p>
    <w:p w14:paraId="1D7BD8FA" w14:textId="77777777" w:rsidR="00E5760B" w:rsidRDefault="00E5760B" w:rsidP="00E5760B">
      <w:pPr>
        <w:ind w:firstLineChars="200" w:firstLine="480"/>
        <w:jc w:val="both"/>
        <w:rPr>
          <w:sz w:val="24"/>
          <w:szCs w:val="24"/>
        </w:rPr>
      </w:pPr>
      <w:r>
        <w:rPr>
          <w:sz w:val="24"/>
          <w:szCs w:val="24"/>
        </w:rPr>
        <w:t>The crossover and mutation operations of the GNN are shown</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Figure</w:t>
      </w:r>
      <w:r>
        <w:rPr>
          <w:spacing w:val="40"/>
          <w:sz w:val="24"/>
          <w:szCs w:val="24"/>
        </w:rPr>
        <w:t xml:space="preserve"> </w:t>
      </w:r>
      <w:r>
        <w:rPr>
          <w:sz w:val="24"/>
          <w:szCs w:val="24"/>
        </w:rPr>
        <w:t>4</w:t>
      </w:r>
      <w:r>
        <w:rPr>
          <w:spacing w:val="40"/>
          <w:sz w:val="24"/>
          <w:szCs w:val="24"/>
        </w:rPr>
        <w:t xml:space="preserve"> </w:t>
      </w:r>
      <w:r>
        <w:rPr>
          <w:sz w:val="24"/>
          <w:szCs w:val="24"/>
        </w:rPr>
        <w:t>and</w:t>
      </w:r>
      <w:r>
        <w:rPr>
          <w:spacing w:val="40"/>
          <w:sz w:val="24"/>
          <w:szCs w:val="24"/>
        </w:rPr>
        <w:t xml:space="preserve"> </w:t>
      </w:r>
      <w:r>
        <w:rPr>
          <w:sz w:val="24"/>
          <w:szCs w:val="24"/>
        </w:rPr>
        <w:t>5.</w:t>
      </w:r>
      <w:r>
        <w:rPr>
          <w:spacing w:val="40"/>
          <w:sz w:val="24"/>
          <w:szCs w:val="24"/>
        </w:rPr>
        <w:t xml:space="preserve"> </w:t>
      </w:r>
      <w:r>
        <w:rPr>
          <w:sz w:val="24"/>
          <w:szCs w:val="24"/>
        </w:rPr>
        <w:t>The</w:t>
      </w:r>
      <w:r>
        <w:rPr>
          <w:spacing w:val="40"/>
          <w:sz w:val="24"/>
          <w:szCs w:val="24"/>
        </w:rPr>
        <w:t xml:space="preserve"> </w:t>
      </w:r>
      <w:r>
        <w:rPr>
          <w:sz w:val="24"/>
          <w:szCs w:val="24"/>
        </w:rPr>
        <w:t>crossover</w:t>
      </w:r>
      <w:r>
        <w:rPr>
          <w:spacing w:val="40"/>
          <w:sz w:val="24"/>
          <w:szCs w:val="24"/>
        </w:rPr>
        <w:t xml:space="preserve"> </w:t>
      </w:r>
      <w:r>
        <w:rPr>
          <w:sz w:val="24"/>
          <w:szCs w:val="24"/>
        </w:rPr>
        <w:t>operation</w:t>
      </w:r>
      <w:r>
        <w:rPr>
          <w:spacing w:val="40"/>
          <w:sz w:val="24"/>
          <w:szCs w:val="24"/>
        </w:rPr>
        <w:t xml:space="preserve"> </w:t>
      </w:r>
      <w:r>
        <w:rPr>
          <w:sz w:val="24"/>
          <w:szCs w:val="24"/>
        </w:rPr>
        <w:t>is</w:t>
      </w:r>
      <w:r>
        <w:rPr>
          <w:spacing w:val="80"/>
          <w:sz w:val="24"/>
          <w:szCs w:val="24"/>
        </w:rPr>
        <w:t xml:space="preserve"> </w:t>
      </w:r>
      <w:r>
        <w:rPr>
          <w:sz w:val="24"/>
          <w:szCs w:val="24"/>
        </w:rPr>
        <w:t>to select two parents randomly in the population, and then randomly select the crossover point on each parent, and the separated</w:t>
      </w:r>
      <w:r>
        <w:rPr>
          <w:spacing w:val="20"/>
          <w:sz w:val="24"/>
          <w:szCs w:val="24"/>
        </w:rPr>
        <w:t xml:space="preserve"> </w:t>
      </w:r>
      <w:r>
        <w:rPr>
          <w:sz w:val="24"/>
          <w:szCs w:val="24"/>
        </w:rPr>
        <w:t>parts</w:t>
      </w:r>
      <w:r>
        <w:rPr>
          <w:spacing w:val="20"/>
          <w:sz w:val="24"/>
          <w:szCs w:val="24"/>
        </w:rPr>
        <w:t xml:space="preserve"> </w:t>
      </w:r>
      <w:r>
        <w:rPr>
          <w:sz w:val="24"/>
          <w:szCs w:val="24"/>
        </w:rPr>
        <w:t>are</w:t>
      </w:r>
      <w:r>
        <w:rPr>
          <w:spacing w:val="20"/>
          <w:sz w:val="24"/>
          <w:szCs w:val="24"/>
        </w:rPr>
        <w:t xml:space="preserve"> </w:t>
      </w:r>
      <w:r>
        <w:rPr>
          <w:sz w:val="24"/>
          <w:szCs w:val="24"/>
        </w:rPr>
        <w:t>exchanged</w:t>
      </w:r>
      <w:r>
        <w:rPr>
          <w:spacing w:val="20"/>
          <w:sz w:val="24"/>
          <w:szCs w:val="24"/>
        </w:rPr>
        <w:t xml:space="preserve"> </w:t>
      </w:r>
      <w:r>
        <w:rPr>
          <w:sz w:val="24"/>
          <w:szCs w:val="24"/>
        </w:rPr>
        <w:t>to</w:t>
      </w:r>
      <w:r>
        <w:rPr>
          <w:spacing w:val="20"/>
          <w:sz w:val="24"/>
          <w:szCs w:val="24"/>
        </w:rPr>
        <w:t xml:space="preserve"> </w:t>
      </w:r>
      <w:r>
        <w:rPr>
          <w:sz w:val="24"/>
          <w:szCs w:val="24"/>
        </w:rPr>
        <w:t>generate</w:t>
      </w:r>
      <w:r>
        <w:rPr>
          <w:spacing w:val="20"/>
          <w:sz w:val="24"/>
          <w:szCs w:val="24"/>
        </w:rPr>
        <w:t xml:space="preserve"> </w:t>
      </w:r>
      <w:r>
        <w:rPr>
          <w:sz w:val="24"/>
          <w:szCs w:val="24"/>
        </w:rPr>
        <w:t>two</w:t>
      </w:r>
      <w:r>
        <w:rPr>
          <w:spacing w:val="20"/>
          <w:sz w:val="24"/>
          <w:szCs w:val="24"/>
        </w:rPr>
        <w:t xml:space="preserve"> </w:t>
      </w:r>
      <w:r>
        <w:rPr>
          <w:sz w:val="24"/>
          <w:szCs w:val="24"/>
        </w:rPr>
        <w:t>new</w:t>
      </w:r>
      <w:r>
        <w:rPr>
          <w:spacing w:val="20"/>
          <w:sz w:val="24"/>
          <w:szCs w:val="24"/>
        </w:rPr>
        <w:t xml:space="preserve"> </w:t>
      </w:r>
      <w:r>
        <w:rPr>
          <w:spacing w:val="-2"/>
          <w:sz w:val="24"/>
          <w:szCs w:val="24"/>
        </w:rPr>
        <w:t xml:space="preserve">offspring </w:t>
      </w:r>
      <w:r>
        <w:rPr>
          <w:sz w:val="24"/>
          <w:szCs w:val="24"/>
        </w:rPr>
        <w:t>individuals. Mutation operation is to select a parent in the population</w:t>
      </w:r>
      <w:r>
        <w:rPr>
          <w:spacing w:val="-11"/>
          <w:sz w:val="24"/>
          <w:szCs w:val="24"/>
        </w:rPr>
        <w:t xml:space="preserve"> </w:t>
      </w:r>
      <w:r>
        <w:rPr>
          <w:sz w:val="24"/>
          <w:szCs w:val="24"/>
        </w:rPr>
        <w:t>with</w:t>
      </w:r>
      <w:r>
        <w:rPr>
          <w:spacing w:val="-11"/>
          <w:sz w:val="24"/>
          <w:szCs w:val="24"/>
        </w:rPr>
        <w:t xml:space="preserve"> </w:t>
      </w:r>
      <w:r>
        <w:rPr>
          <w:sz w:val="24"/>
          <w:szCs w:val="24"/>
        </w:rPr>
        <w:t>mutation</w:t>
      </w:r>
      <w:r>
        <w:rPr>
          <w:spacing w:val="-11"/>
          <w:sz w:val="24"/>
          <w:szCs w:val="24"/>
        </w:rPr>
        <w:t xml:space="preserve"> </w:t>
      </w:r>
      <w:r>
        <w:rPr>
          <w:sz w:val="24"/>
          <w:szCs w:val="24"/>
        </w:rPr>
        <w:t>probability,</w:t>
      </w:r>
      <w:r>
        <w:rPr>
          <w:spacing w:val="-11"/>
          <w:sz w:val="24"/>
          <w:szCs w:val="24"/>
        </w:rPr>
        <w:t xml:space="preserve"> </w:t>
      </w:r>
      <w:r>
        <w:rPr>
          <w:sz w:val="24"/>
          <w:szCs w:val="24"/>
        </w:rPr>
        <w:t>and</w:t>
      </w:r>
      <w:r>
        <w:rPr>
          <w:spacing w:val="-11"/>
          <w:sz w:val="24"/>
          <w:szCs w:val="24"/>
        </w:rPr>
        <w:t xml:space="preserve"> </w:t>
      </w:r>
      <w:r>
        <w:rPr>
          <w:sz w:val="24"/>
          <w:szCs w:val="24"/>
        </w:rPr>
        <w:t>then</w:t>
      </w:r>
      <w:r>
        <w:rPr>
          <w:spacing w:val="-11"/>
          <w:sz w:val="24"/>
          <w:szCs w:val="24"/>
        </w:rPr>
        <w:t xml:space="preserve"> </w:t>
      </w:r>
      <w:r>
        <w:rPr>
          <w:sz w:val="24"/>
          <w:szCs w:val="24"/>
        </w:rPr>
        <w:t>randomly</w:t>
      </w:r>
      <w:r>
        <w:rPr>
          <w:spacing w:val="-11"/>
          <w:sz w:val="24"/>
          <w:szCs w:val="24"/>
        </w:rPr>
        <w:t xml:space="preserve"> </w:t>
      </w:r>
      <w:r>
        <w:rPr>
          <w:sz w:val="24"/>
          <w:szCs w:val="24"/>
        </w:rPr>
        <w:t>select the mutation point on the parent to cause gene mutation.</w:t>
      </w:r>
    </w:p>
    <w:p w14:paraId="7D490350" w14:textId="77777777" w:rsidR="00124CCB" w:rsidRDefault="00124CCB" w:rsidP="00124CCB">
      <w:pPr>
        <w:ind w:firstLineChars="200" w:firstLine="480"/>
        <w:jc w:val="both"/>
        <w:rPr>
          <w:sz w:val="24"/>
          <w:szCs w:val="24"/>
        </w:rPr>
      </w:pPr>
    </w:p>
    <w:p w14:paraId="751101E8" w14:textId="77777777" w:rsidR="00124CCB" w:rsidRDefault="00124CCB" w:rsidP="00124CCB">
      <w:pPr>
        <w:keepNext/>
        <w:jc w:val="both"/>
      </w:pPr>
      <w:r>
        <w:rPr>
          <w:noProof/>
          <w:lang w:val="en-AU"/>
        </w:rPr>
        <w:lastRenderedPageBreak/>
        <w:drawing>
          <wp:inline distT="0" distB="0" distL="0" distR="0" wp14:anchorId="4D8E8E58" wp14:editId="70F7B22A">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28830636" w14:textId="77777777" w:rsidR="00124CCB" w:rsidRDefault="00124CCB" w:rsidP="00124CCB">
      <w:pPr>
        <w:pStyle w:val="ae"/>
        <w:jc w:val="center"/>
      </w:pPr>
      <w:r>
        <w:t xml:space="preserve">Figure </w:t>
      </w:r>
      <w:fldSimple w:instr=" SEQ Figure \* ARABIC ">
        <w:r>
          <w:rPr>
            <w:noProof/>
          </w:rPr>
          <w:t>4</w:t>
        </w:r>
      </w:fldSimple>
      <w:r>
        <w:t xml:space="preserve"> GNN crossover operation.</w:t>
      </w:r>
    </w:p>
    <w:p w14:paraId="459212DE" w14:textId="77777777" w:rsidR="00124CCB" w:rsidRDefault="00124CCB" w:rsidP="00124CCB">
      <w:pPr>
        <w:keepNext/>
      </w:pPr>
      <w:r>
        <w:rPr>
          <w:noProof/>
          <w:lang w:val="en-AU"/>
        </w:rPr>
        <w:drawing>
          <wp:inline distT="0" distB="0" distL="0" distR="0" wp14:anchorId="697ADA2F" wp14:editId="291130B1">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0FEAB2E8" w14:textId="77777777" w:rsidR="00124CCB" w:rsidRDefault="00124CCB" w:rsidP="00124CCB">
      <w:pPr>
        <w:pStyle w:val="ae"/>
        <w:jc w:val="center"/>
      </w:pPr>
      <w:r>
        <w:t xml:space="preserve">Figure </w:t>
      </w:r>
      <w:fldSimple w:instr=" SEQ Figure \* ARABIC ">
        <w:r>
          <w:rPr>
            <w:noProof/>
          </w:rPr>
          <w:t>5</w:t>
        </w:r>
      </w:fldSimple>
      <w:r>
        <w:t xml:space="preserve"> GNN mutation operation</w:t>
      </w:r>
    </w:p>
    <w:p w14:paraId="39DE231B" w14:textId="77777777" w:rsidR="00124CCB" w:rsidRDefault="00124CCB" w:rsidP="00124CCB">
      <w:pPr>
        <w:pStyle w:val="a7"/>
        <w:numPr>
          <w:ilvl w:val="0"/>
          <w:numId w:val="5"/>
        </w:numPr>
        <w:tabs>
          <w:tab w:val="left" w:pos="402"/>
        </w:tabs>
        <w:spacing w:beforeLines="50" w:before="156" w:line="163" w:lineRule="exact"/>
        <w:ind w:left="272" w:right="0"/>
        <w:rPr>
          <w:i/>
          <w:sz w:val="24"/>
          <w:szCs w:val="24"/>
        </w:rPr>
      </w:pPr>
      <w:r>
        <w:rPr>
          <w:i/>
          <w:sz w:val="24"/>
          <w:szCs w:val="24"/>
        </w:rPr>
        <w:t>Intrusion</w:t>
      </w:r>
      <w:r>
        <w:rPr>
          <w:i/>
          <w:spacing w:val="-8"/>
          <w:sz w:val="24"/>
          <w:szCs w:val="24"/>
        </w:rPr>
        <w:t xml:space="preserve"> </w:t>
      </w:r>
      <w:r>
        <w:rPr>
          <w:i/>
          <w:sz w:val="24"/>
          <w:szCs w:val="24"/>
        </w:rPr>
        <w:t>detection</w:t>
      </w:r>
      <w:r>
        <w:rPr>
          <w:i/>
          <w:spacing w:val="-7"/>
          <w:sz w:val="24"/>
          <w:szCs w:val="24"/>
        </w:rPr>
        <w:t xml:space="preserve"> </w:t>
      </w:r>
      <w:r>
        <w:rPr>
          <w:i/>
          <w:sz w:val="24"/>
          <w:szCs w:val="24"/>
        </w:rPr>
        <w:t>by</w:t>
      </w:r>
      <w:r>
        <w:rPr>
          <w:i/>
          <w:spacing w:val="-7"/>
          <w:sz w:val="24"/>
          <w:szCs w:val="24"/>
        </w:rPr>
        <w:t xml:space="preserve"> </w:t>
      </w:r>
      <w:r>
        <w:rPr>
          <w:i/>
          <w:sz w:val="24"/>
          <w:szCs w:val="24"/>
        </w:rPr>
        <w:t>convolutional</w:t>
      </w:r>
      <w:r>
        <w:rPr>
          <w:i/>
          <w:spacing w:val="-7"/>
          <w:sz w:val="24"/>
          <w:szCs w:val="24"/>
        </w:rPr>
        <w:t xml:space="preserve"> </w:t>
      </w:r>
      <w:r>
        <w:rPr>
          <w:i/>
          <w:sz w:val="24"/>
          <w:szCs w:val="24"/>
        </w:rPr>
        <w:t>neural</w:t>
      </w:r>
      <w:r>
        <w:rPr>
          <w:i/>
          <w:spacing w:val="-7"/>
          <w:sz w:val="24"/>
          <w:szCs w:val="24"/>
        </w:rPr>
        <w:t xml:space="preserve"> </w:t>
      </w:r>
      <w:r>
        <w:rPr>
          <w:i/>
          <w:sz w:val="24"/>
          <w:szCs w:val="24"/>
        </w:rPr>
        <w:t>network</w:t>
      </w:r>
      <w:r>
        <w:rPr>
          <w:i/>
          <w:spacing w:val="-8"/>
          <w:sz w:val="24"/>
          <w:szCs w:val="24"/>
        </w:rPr>
        <w:t xml:space="preserve"> </w:t>
      </w:r>
      <w:r>
        <w:rPr>
          <w:i/>
          <w:spacing w:val="-2"/>
          <w:sz w:val="24"/>
          <w:szCs w:val="24"/>
        </w:rPr>
        <w:t>(CNN)</w:t>
      </w:r>
    </w:p>
    <w:p w14:paraId="19F59ED3" w14:textId="77777777" w:rsidR="00124CCB" w:rsidRDefault="00124CCB" w:rsidP="00124CCB">
      <w:pPr>
        <w:pStyle w:val="af0"/>
        <w:ind w:firstLineChars="200" w:firstLine="503"/>
        <w:jc w:val="both"/>
        <w:rPr>
          <w:rFonts w:ascii="宋体" w:eastAsia="宋体" w:hAnsi="宋体" w:cs="宋体"/>
          <w:lang w:eastAsia="zh-CN"/>
        </w:rPr>
      </w:pPr>
      <w:r>
        <w:rPr>
          <w:w w:val="105"/>
        </w:rPr>
        <w:t>In</w:t>
      </w:r>
      <w:r>
        <w:rPr>
          <w:spacing w:val="22"/>
          <w:w w:val="105"/>
        </w:rPr>
        <w:t xml:space="preserve"> </w:t>
      </w:r>
      <w:r>
        <w:rPr>
          <w:w w:val="105"/>
        </w:rPr>
        <w:t>this</w:t>
      </w:r>
      <w:r>
        <w:rPr>
          <w:spacing w:val="22"/>
          <w:w w:val="105"/>
        </w:rPr>
        <w:t xml:space="preserve"> </w:t>
      </w:r>
      <w:r>
        <w:rPr>
          <w:w w:val="105"/>
        </w:rPr>
        <w:t>paper,</w:t>
      </w:r>
      <w:r>
        <w:rPr>
          <w:spacing w:val="22"/>
          <w:w w:val="105"/>
        </w:rPr>
        <w:t xml:space="preserve"> </w:t>
      </w:r>
      <w:r>
        <w:rPr>
          <w:rFonts w:eastAsia="宋体"/>
          <w:b/>
          <w:bCs/>
          <w:lang w:eastAsia="zh-CN"/>
        </w:rPr>
        <w:t xml:space="preserve">the hexadecimal CAN IDS is transformed into binary to form a sample similar to an image. Each pixel is 0 or 1 respectively. According to the reference paper [48], the number of ID bits of vehicle CAN extended frame is 29 bits, and 29 frames are collected to construct 29 × 29 samples. Through the processing of samples, the detection task is transformed into a task similar to image classification. </w:t>
      </w:r>
      <w:r>
        <w:rPr>
          <w:spacing w:val="-2"/>
        </w:rPr>
        <w:t xml:space="preserve"> </w:t>
      </w:r>
      <w:r>
        <w:t>We</w:t>
      </w:r>
      <w:r>
        <w:rPr>
          <w:spacing w:val="31"/>
        </w:rPr>
        <w:t xml:space="preserve"> </w:t>
      </w:r>
      <w:r>
        <w:t>follow</w:t>
      </w:r>
      <w:r>
        <w:rPr>
          <w:spacing w:val="32"/>
        </w:rPr>
        <w:t xml:space="preserve"> </w:t>
      </w:r>
      <w:r>
        <w:t>the</w:t>
      </w:r>
      <w:r>
        <w:rPr>
          <w:spacing w:val="32"/>
        </w:rPr>
        <w:t xml:space="preserve"> </w:t>
      </w:r>
      <w:r>
        <w:t>same</w:t>
      </w:r>
      <w:r>
        <w:rPr>
          <w:spacing w:val="32"/>
        </w:rPr>
        <w:t xml:space="preserve"> </w:t>
      </w:r>
      <w:r>
        <w:t>block</w:t>
      </w:r>
      <w:r>
        <w:rPr>
          <w:spacing w:val="32"/>
        </w:rPr>
        <w:t xml:space="preserve"> </w:t>
      </w:r>
      <w:r>
        <w:t>level</w:t>
      </w:r>
      <w:r>
        <w:rPr>
          <w:spacing w:val="31"/>
        </w:rPr>
        <w:t xml:space="preserve"> </w:t>
      </w:r>
      <w:r>
        <w:t>design</w:t>
      </w:r>
      <w:r>
        <w:rPr>
          <w:spacing w:val="32"/>
        </w:rPr>
        <w:t xml:space="preserve"> </w:t>
      </w:r>
      <w:r>
        <w:t>method</w:t>
      </w:r>
      <w:r>
        <w:rPr>
          <w:spacing w:val="31"/>
        </w:rPr>
        <w:t xml:space="preserve"> </w:t>
      </w:r>
      <w:r>
        <w:t>as</w:t>
      </w:r>
      <w:r>
        <w:rPr>
          <w:spacing w:val="32"/>
        </w:rPr>
        <w:t xml:space="preserve"> </w:t>
      </w:r>
      <w:r>
        <w:t>in</w:t>
      </w:r>
      <w:r>
        <w:rPr>
          <w:spacing w:val="31"/>
        </w:rPr>
        <w:t xml:space="preserve"> </w:t>
      </w:r>
      <w:r>
        <w:t>[68]– [70].</w:t>
      </w:r>
      <w:r>
        <w:rPr>
          <w:spacing w:val="50"/>
        </w:rPr>
        <w:t xml:space="preserve"> </w:t>
      </w:r>
      <w:r>
        <w:t>Block</w:t>
      </w:r>
      <w:r>
        <w:rPr>
          <w:spacing w:val="51"/>
        </w:rPr>
        <w:t xml:space="preserve"> </w:t>
      </w:r>
      <w:r>
        <w:t>is</w:t>
      </w:r>
      <w:r>
        <w:rPr>
          <w:spacing w:val="50"/>
        </w:rPr>
        <w:t xml:space="preserve"> </w:t>
      </w:r>
      <w:r>
        <w:t>a</w:t>
      </w:r>
      <w:r>
        <w:rPr>
          <w:spacing w:val="51"/>
        </w:rPr>
        <w:t xml:space="preserve"> </w:t>
      </w:r>
      <w:r>
        <w:t>small</w:t>
      </w:r>
      <w:r>
        <w:rPr>
          <w:spacing w:val="50"/>
        </w:rPr>
        <w:t xml:space="preserve"> </w:t>
      </w:r>
      <w:r>
        <w:t>convolution</w:t>
      </w:r>
      <w:r>
        <w:rPr>
          <w:spacing w:val="51"/>
        </w:rPr>
        <w:t xml:space="preserve"> </w:t>
      </w:r>
      <w:r>
        <w:t>network. To</w:t>
      </w:r>
      <w:r>
        <w:rPr>
          <w:spacing w:val="51"/>
        </w:rPr>
        <w:t xml:space="preserve"> </w:t>
      </w:r>
      <w:r>
        <w:t>deal</w:t>
      </w:r>
      <w:r>
        <w:rPr>
          <w:spacing w:val="50"/>
        </w:rPr>
        <w:t xml:space="preserve"> </w:t>
      </w:r>
      <w:r>
        <w:rPr>
          <w:spacing w:val="-4"/>
        </w:rPr>
        <w:t xml:space="preserve">with different intermediate information more effectively in forward propagation, four kinds of convolution blocks, </w:t>
      </w:r>
      <w:r>
        <w:lastRenderedPageBreak/>
        <w:t>shown</w:t>
      </w:r>
      <w:r>
        <w:rPr>
          <w:spacing w:val="-2"/>
        </w:rPr>
        <w:t xml:space="preserve"> </w:t>
      </w:r>
      <w:r>
        <w:t>in</w:t>
      </w:r>
      <w:r>
        <w:rPr>
          <w:spacing w:val="-3"/>
        </w:rPr>
        <w:t xml:space="preserve"> </w:t>
      </w:r>
      <w:r>
        <w:rPr>
          <w:spacing w:val="-2"/>
        </w:rPr>
        <w:t xml:space="preserve">Figure 6, </w:t>
      </w:r>
      <w:r>
        <w:t>are designed according to the different grid sizes of feature mapping.</w:t>
      </w:r>
      <w:r>
        <w:rPr>
          <w:spacing w:val="25"/>
        </w:rPr>
        <w:t xml:space="preserve"> </w:t>
      </w:r>
      <w:r>
        <w:t>At</w:t>
      </w:r>
      <w:r>
        <w:rPr>
          <w:spacing w:val="26"/>
        </w:rPr>
        <w:t xml:space="preserve"> </w:t>
      </w:r>
      <w:r>
        <w:t>the</w:t>
      </w:r>
      <w:r>
        <w:rPr>
          <w:spacing w:val="25"/>
        </w:rPr>
        <w:t xml:space="preserve"> </w:t>
      </w:r>
      <w:r>
        <w:t>same</w:t>
      </w:r>
      <w:r>
        <w:rPr>
          <w:spacing w:val="25"/>
        </w:rPr>
        <w:t xml:space="preserve"> </w:t>
      </w:r>
      <w:r>
        <w:t>time,</w:t>
      </w:r>
      <w:r>
        <w:rPr>
          <w:spacing w:val="26"/>
        </w:rPr>
        <w:t xml:space="preserve"> </w:t>
      </w:r>
      <w:r>
        <w:t>the</w:t>
      </w:r>
      <w:r>
        <w:rPr>
          <w:spacing w:val="25"/>
        </w:rPr>
        <w:t xml:space="preserve"> </w:t>
      </w:r>
      <w:r>
        <w:t>reduction</w:t>
      </w:r>
      <w:r>
        <w:rPr>
          <w:spacing w:val="25"/>
        </w:rPr>
        <w:t xml:space="preserve"> </w:t>
      </w:r>
      <w:r>
        <w:t>block</w:t>
      </w:r>
      <w:r>
        <w:rPr>
          <w:spacing w:val="26"/>
        </w:rPr>
        <w:t xml:space="preserve"> </w:t>
      </w:r>
      <w:r>
        <w:t>is</w:t>
      </w:r>
      <w:r>
        <w:rPr>
          <w:spacing w:val="25"/>
        </w:rPr>
        <w:t xml:space="preserve"> </w:t>
      </w:r>
      <w:r>
        <w:t>designed to</w:t>
      </w:r>
      <w:r>
        <w:rPr>
          <w:spacing w:val="30"/>
        </w:rPr>
        <w:t xml:space="preserve"> </w:t>
      </w:r>
      <w:r>
        <w:t>increase</w:t>
      </w:r>
      <w:r>
        <w:rPr>
          <w:spacing w:val="30"/>
        </w:rPr>
        <w:t xml:space="preserve"> </w:t>
      </w:r>
      <w:r>
        <w:t>the</w:t>
      </w:r>
      <w:r>
        <w:rPr>
          <w:spacing w:val="30"/>
        </w:rPr>
        <w:t xml:space="preserve"> </w:t>
      </w:r>
      <w:r>
        <w:t>deep</w:t>
      </w:r>
      <w:r>
        <w:rPr>
          <w:spacing w:val="30"/>
        </w:rPr>
        <w:t xml:space="preserve"> </w:t>
      </w:r>
      <w:r>
        <w:t>receptive</w:t>
      </w:r>
      <w:r>
        <w:rPr>
          <w:spacing w:val="30"/>
        </w:rPr>
        <w:t xml:space="preserve"> </w:t>
      </w:r>
      <w:r>
        <w:t>field,</w:t>
      </w:r>
      <w:r>
        <w:rPr>
          <w:spacing w:val="30"/>
        </w:rPr>
        <w:t xml:space="preserve"> </w:t>
      </w:r>
      <w:r>
        <w:t>and</w:t>
      </w:r>
      <w:r>
        <w:rPr>
          <w:spacing w:val="30"/>
        </w:rPr>
        <w:t xml:space="preserve"> </w:t>
      </w:r>
      <w:r>
        <w:t>halve</w:t>
      </w:r>
      <w:r>
        <w:rPr>
          <w:spacing w:val="30"/>
        </w:rPr>
        <w:t xml:space="preserve"> </w:t>
      </w:r>
      <w:r>
        <w:t>the</w:t>
      </w:r>
      <w:r>
        <w:rPr>
          <w:spacing w:val="30"/>
        </w:rPr>
        <w:t xml:space="preserve"> </w:t>
      </w:r>
      <w:r>
        <w:t>grid</w:t>
      </w:r>
      <w:r>
        <w:rPr>
          <w:spacing w:val="30"/>
        </w:rPr>
        <w:t xml:space="preserve"> </w:t>
      </w:r>
      <w:r>
        <w:t>size of the feature map by applying all operations in steps of 2. According to the Convention of modern CNN Architecture [71] – [73], when the grid size of the feature graph is halved,</w:t>
      </w:r>
      <w:r>
        <w:rPr>
          <w:spacing w:val="40"/>
        </w:rPr>
        <w:t xml:space="preserve"> </w:t>
      </w:r>
      <w:r>
        <w:t>we double the number of channels (filters) of the block to maintain a roughly constant hidden state dimension.</w:t>
      </w:r>
    </w:p>
    <w:p w14:paraId="7EDABA39" w14:textId="77777777" w:rsidR="00124CCB" w:rsidRDefault="00124CCB" w:rsidP="00124CCB">
      <w:pPr>
        <w:pStyle w:val="a5"/>
        <w:spacing w:line="250" w:lineRule="auto"/>
        <w:ind w:firstLineChars="200" w:firstLine="480"/>
        <w:jc w:val="both"/>
        <w:rPr>
          <w:sz w:val="24"/>
          <w:szCs w:val="24"/>
        </w:rPr>
      </w:pPr>
      <w:r>
        <w:rPr>
          <w:sz w:val="24"/>
          <w:szCs w:val="24"/>
        </w:rPr>
        <w:t xml:space="preserve">Inception </w:t>
      </w:r>
      <w:proofErr w:type="spellStart"/>
      <w:r>
        <w:rPr>
          <w:sz w:val="24"/>
          <w:szCs w:val="24"/>
        </w:rPr>
        <w:t>ResNet</w:t>
      </w:r>
      <w:proofErr w:type="spellEnd"/>
      <w:r>
        <w:rPr>
          <w:sz w:val="24"/>
          <w:szCs w:val="24"/>
        </w:rPr>
        <w:t xml:space="preserve"> is a kind of deep convolution model. It is designed to divide images into 1000 categories in the field of image classification, and shows very excellent performance. The overall architecture of the CNN is shown in Figure 6. The input size is 29</w:t>
      </w:r>
      <m:oMath>
        <m:r>
          <w:rPr>
            <w:rFonts w:ascii="Cambria Math" w:hAnsi="Cambria Math"/>
            <w:sz w:val="24"/>
            <w:szCs w:val="24"/>
          </w:rPr>
          <m:t>×</m:t>
        </m:r>
      </m:oMath>
      <w:r>
        <w:rPr>
          <w:sz w:val="24"/>
          <w:szCs w:val="24"/>
        </w:rPr>
        <w:t>29</w:t>
      </w:r>
      <m:oMath>
        <m:r>
          <w:rPr>
            <w:rFonts w:ascii="Cambria Math" w:hAnsi="Cambria Math"/>
            <w:sz w:val="24"/>
            <w:szCs w:val="24"/>
          </w:rPr>
          <m:t>×</m:t>
        </m:r>
      </m:oMath>
      <w:r>
        <w:rPr>
          <w:sz w:val="24"/>
          <w:szCs w:val="24"/>
        </w:rPr>
        <w:t>1, and the input data size is converted to 13</w:t>
      </w:r>
      <m:oMath>
        <m:r>
          <w:rPr>
            <w:rFonts w:ascii="Cambria Math" w:hAnsi="Cambria Math"/>
            <w:sz w:val="24"/>
            <w:szCs w:val="24"/>
          </w:rPr>
          <m:t>×</m:t>
        </m:r>
      </m:oMath>
      <w:r>
        <w:rPr>
          <w:sz w:val="24"/>
          <w:szCs w:val="24"/>
        </w:rPr>
        <w:t>13</w:t>
      </w:r>
      <m:oMath>
        <m:r>
          <w:rPr>
            <w:rFonts w:ascii="Cambria Math" w:hAnsi="Cambria Math"/>
            <w:sz w:val="24"/>
            <w:szCs w:val="24"/>
          </w:rPr>
          <m:t>×</m:t>
        </m:r>
      </m:oMath>
      <w:r>
        <w:rPr>
          <w:sz w:val="24"/>
          <w:szCs w:val="24"/>
        </w:rPr>
        <w:t>28 through the stem module. After the four modules optimized by EA, the data size is 2</w:t>
      </w:r>
      <m:oMath>
        <m:r>
          <w:rPr>
            <w:rFonts w:ascii="Cambria Math" w:hAnsi="Cambria Math"/>
            <w:sz w:val="24"/>
            <w:szCs w:val="24"/>
          </w:rPr>
          <m:t>×</m:t>
        </m:r>
      </m:oMath>
      <w:r>
        <w:rPr>
          <w:sz w:val="24"/>
          <w:szCs w:val="24"/>
        </w:rPr>
        <w:t>2</w:t>
      </w:r>
      <m:oMath>
        <m:r>
          <w:rPr>
            <w:rFonts w:ascii="Cambria Math" w:hAnsi="Cambria Math"/>
            <w:sz w:val="24"/>
            <w:szCs w:val="24"/>
          </w:rPr>
          <m:t>×</m:t>
        </m:r>
      </m:oMath>
      <w:r>
        <w:rPr>
          <w:sz w:val="24"/>
          <w:szCs w:val="24"/>
        </w:rPr>
        <w:t xml:space="preserve">896. Finally, the data is transformed into a binary classification vector with dimension 2 through the </w:t>
      </w:r>
      <w:proofErr w:type="spellStart"/>
      <w:r>
        <w:rPr>
          <w:sz w:val="24"/>
          <w:szCs w:val="24"/>
        </w:rPr>
        <w:t>softmax</w:t>
      </w:r>
      <w:proofErr w:type="spellEnd"/>
      <w:r>
        <w:rPr>
          <w:sz w:val="24"/>
          <w:szCs w:val="24"/>
        </w:rPr>
        <w:t xml:space="preserve"> module. The whole convolution network architecture is shown in Figure 6. </w:t>
      </w:r>
    </w:p>
    <w:p w14:paraId="2827180A" w14:textId="77777777" w:rsidR="00124CCB" w:rsidRDefault="00124CCB" w:rsidP="00124CCB">
      <w:pPr>
        <w:pStyle w:val="a5"/>
        <w:keepNext/>
        <w:spacing w:line="249" w:lineRule="auto"/>
        <w:ind w:left="119" w:right="38"/>
        <w:jc w:val="both"/>
      </w:pPr>
      <w:r>
        <w:rPr>
          <w:noProof/>
        </w:rPr>
        <w:drawing>
          <wp:inline distT="0" distB="0" distL="0" distR="0" wp14:anchorId="1385B432" wp14:editId="0B5E96FE">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D210DE" w14:textId="77777777" w:rsidR="00124CCB" w:rsidRDefault="00124CCB" w:rsidP="00124CCB">
      <w:pPr>
        <w:pStyle w:val="ae"/>
        <w:jc w:val="center"/>
      </w:pPr>
      <w:r>
        <w:t xml:space="preserve">Figure </w:t>
      </w:r>
      <w:fldSimple w:instr=" SEQ Figure \* ARABIC ">
        <w:r>
          <w:rPr>
            <w:noProof/>
          </w:rPr>
          <w:t>6</w:t>
        </w:r>
      </w:fldSimple>
      <w:r>
        <w:t xml:space="preserve"> evolutionary part of CNN architecture</w:t>
      </w:r>
    </w:p>
    <w:p w14:paraId="5BDE21AA" w14:textId="77777777" w:rsidR="00124CCB" w:rsidRDefault="00124CCB" w:rsidP="00124CCB">
      <w:pPr>
        <w:pStyle w:val="a5"/>
        <w:spacing w:line="250" w:lineRule="auto"/>
        <w:ind w:firstLineChars="200" w:firstLine="480"/>
        <w:jc w:val="both"/>
        <w:rPr>
          <w:sz w:val="24"/>
        </w:rPr>
      </w:pPr>
      <w:r>
        <w:rPr>
          <w:sz w:val="24"/>
        </w:rPr>
        <w:t xml:space="preserve">Because the individual is retrained every time, the amount of calculation required is very huge. To improve the evaluation efficiency of genetic algorithm, agent method is used to exchange the weight parameters of corresponding neural network positions in the process of crossover operation and mutation operation. It can be seen from the schematic diagram channels in each convolution block is different, and the number of gene channels in each convolution block is the same, which has no impact on the crossover operation, but will affect the mutation operation. At two gene exchange positions on a chromosome, and the corresponding weights of the neural network need to be exchanged, so the number of channels of the two genes needs to be the same. Both </w:t>
      </w:r>
      <w:proofErr w:type="spellStart"/>
      <w:r>
        <w:rPr>
          <w:sz w:val="24"/>
        </w:rPr>
        <w:t>RedA</w:t>
      </w:r>
      <w:proofErr w:type="spellEnd"/>
      <w:r>
        <w:rPr>
          <w:sz w:val="24"/>
        </w:rPr>
        <w:t xml:space="preserve"> and </w:t>
      </w:r>
      <w:proofErr w:type="spellStart"/>
      <w:r>
        <w:rPr>
          <w:sz w:val="24"/>
        </w:rPr>
        <w:t>ResB</w:t>
      </w:r>
      <w:proofErr w:type="spellEnd"/>
      <w:r>
        <w:rPr>
          <w:sz w:val="24"/>
        </w:rPr>
        <w:t xml:space="preserve"> convolution blocks have only one gene, and </w:t>
      </w:r>
      <w:proofErr w:type="spellStart"/>
      <w:r>
        <w:rPr>
          <w:sz w:val="24"/>
        </w:rPr>
        <w:t>ResA</w:t>
      </w:r>
      <w:proofErr w:type="spellEnd"/>
      <w:r>
        <w:rPr>
          <w:sz w:val="24"/>
        </w:rPr>
        <w:t xml:space="preserve"> and </w:t>
      </w:r>
      <w:proofErr w:type="spellStart"/>
      <w:r>
        <w:rPr>
          <w:sz w:val="24"/>
        </w:rPr>
        <w:t>RedB</w:t>
      </w:r>
      <w:proofErr w:type="spellEnd"/>
      <w:r>
        <w:rPr>
          <w:sz w:val="24"/>
        </w:rPr>
        <w:t xml:space="preserve"> convolution blocks have three genes respectively. Therefore, mutation can only be performed in </w:t>
      </w:r>
      <w:proofErr w:type="spellStart"/>
      <w:r>
        <w:rPr>
          <w:sz w:val="24"/>
        </w:rPr>
        <w:t>ResA</w:t>
      </w:r>
      <w:proofErr w:type="spellEnd"/>
      <w:r>
        <w:rPr>
          <w:sz w:val="24"/>
        </w:rPr>
        <w:t xml:space="preserve"> block or </w:t>
      </w:r>
      <w:proofErr w:type="spellStart"/>
      <w:r>
        <w:rPr>
          <w:sz w:val="24"/>
        </w:rPr>
        <w:t>RedB</w:t>
      </w:r>
      <w:proofErr w:type="spellEnd"/>
      <w:r>
        <w:rPr>
          <w:sz w:val="24"/>
        </w:rPr>
        <w:t xml:space="preserve"> block. The crossover operation of evolution part first takes out two parent individuals by the tournament method of n=2, then randomly </w:t>
      </w:r>
      <w:r>
        <w:rPr>
          <w:sz w:val="24"/>
        </w:rPr>
        <w:lastRenderedPageBreak/>
        <w:t>selects the intersection on each parent, disconnects at the intersection, and exchanges the separated parts to generate two new offspring individuals. The crossover process shown as Figure 7. Mutation operation is to mutate each parent with mutation probability p, and then randomly select two points on the parent to exchange. The mutation process shown as Figure 8.</w:t>
      </w:r>
    </w:p>
    <w:p w14:paraId="73BE4AE6" w14:textId="77777777" w:rsidR="00124CCB" w:rsidRDefault="00124CCB" w:rsidP="00124CCB">
      <w:pPr>
        <w:keepNext/>
        <w:jc w:val="both"/>
      </w:pPr>
      <w:r>
        <w:rPr>
          <w:noProof/>
          <w:sz w:val="24"/>
        </w:rPr>
        <w:drawing>
          <wp:inline distT="0" distB="0" distL="0" distR="0" wp14:anchorId="46D343EC" wp14:editId="31E190AC">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664C5915" w14:textId="77777777" w:rsidR="00124CCB" w:rsidRDefault="00124CCB" w:rsidP="00124CCB">
      <w:pPr>
        <w:pStyle w:val="ae"/>
        <w:jc w:val="center"/>
      </w:pPr>
      <w:r>
        <w:t xml:space="preserve">Figure </w:t>
      </w:r>
      <w:fldSimple w:instr=" SEQ Figure \* ARABIC ">
        <w:r>
          <w:rPr>
            <w:noProof/>
          </w:rPr>
          <w:t>7</w:t>
        </w:r>
      </w:fldSimple>
      <w:r>
        <w:t xml:space="preserve"> CNN crossover process</w:t>
      </w:r>
    </w:p>
    <w:p w14:paraId="1A025A77" w14:textId="77777777" w:rsidR="00124CCB" w:rsidRDefault="00124CCB" w:rsidP="00124CCB">
      <w:pPr>
        <w:keepNext/>
      </w:pPr>
      <w:r>
        <w:rPr>
          <w:noProof/>
        </w:rPr>
        <w:drawing>
          <wp:inline distT="0" distB="0" distL="0" distR="0" wp14:anchorId="3577EB74" wp14:editId="54909A3B">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675546EB" w14:textId="77777777" w:rsidR="00124CCB" w:rsidRDefault="00124CCB" w:rsidP="00124CCB">
      <w:pPr>
        <w:pStyle w:val="ae"/>
        <w:jc w:val="center"/>
      </w:pPr>
      <w:r>
        <w:t xml:space="preserve">Figure </w:t>
      </w:r>
      <w:fldSimple w:instr=" SEQ Figure \* ARABIC ">
        <w:r>
          <w:rPr>
            <w:noProof/>
          </w:rPr>
          <w:t>8</w:t>
        </w:r>
      </w:fldSimple>
      <w:r>
        <w:t xml:space="preserve"> CNN mutation operation</w:t>
      </w:r>
    </w:p>
    <w:p w14:paraId="60D73481" w14:textId="77777777" w:rsidR="00124CCB" w:rsidRDefault="00124CCB" w:rsidP="00124CCB">
      <w:pPr>
        <w:pStyle w:val="a7"/>
        <w:numPr>
          <w:ilvl w:val="0"/>
          <w:numId w:val="1"/>
        </w:numPr>
        <w:tabs>
          <w:tab w:val="left" w:pos="1482"/>
        </w:tabs>
        <w:ind w:right="0"/>
        <w:jc w:val="center"/>
        <w:rPr>
          <w:sz w:val="20"/>
        </w:rPr>
      </w:pPr>
      <w:r>
        <w:rPr>
          <w:sz w:val="20"/>
        </w:rPr>
        <w:t>EXPERIMENTAL</w:t>
      </w:r>
      <w:r>
        <w:rPr>
          <w:spacing w:val="74"/>
          <w:sz w:val="20"/>
        </w:rPr>
        <w:t xml:space="preserve"> </w:t>
      </w:r>
      <w:r>
        <w:rPr>
          <w:spacing w:val="-2"/>
          <w:sz w:val="20"/>
        </w:rPr>
        <w:t>RESULTS</w:t>
      </w:r>
    </w:p>
    <w:p w14:paraId="3B061E9E" w14:textId="77777777" w:rsidR="00124CCB" w:rsidRDefault="00124CCB" w:rsidP="00124CCB">
      <w:pPr>
        <w:pStyle w:val="a7"/>
        <w:numPr>
          <w:ilvl w:val="0"/>
          <w:numId w:val="7"/>
        </w:numPr>
        <w:ind w:right="0"/>
        <w:rPr>
          <w:sz w:val="24"/>
          <w:szCs w:val="24"/>
          <w:lang w:val="en-AU"/>
        </w:rPr>
      </w:pPr>
      <w:r>
        <w:rPr>
          <w:i/>
          <w:sz w:val="24"/>
          <w:szCs w:val="24"/>
        </w:rPr>
        <w:t>experiment</w:t>
      </w:r>
      <w:r>
        <w:rPr>
          <w:i/>
          <w:spacing w:val="12"/>
          <w:sz w:val="24"/>
          <w:szCs w:val="24"/>
        </w:rPr>
        <w:t xml:space="preserve"> </w:t>
      </w:r>
      <w:r>
        <w:rPr>
          <w:i/>
          <w:sz w:val="24"/>
          <w:szCs w:val="24"/>
        </w:rPr>
        <w:t>setup</w:t>
      </w:r>
      <w:r>
        <w:rPr>
          <w:i/>
          <w:spacing w:val="12"/>
          <w:sz w:val="24"/>
          <w:szCs w:val="24"/>
        </w:rPr>
        <w:t xml:space="preserve"> </w:t>
      </w:r>
      <w:r>
        <w:rPr>
          <w:i/>
          <w:sz w:val="24"/>
          <w:szCs w:val="24"/>
        </w:rPr>
        <w:t>and</w:t>
      </w:r>
      <w:r>
        <w:rPr>
          <w:i/>
          <w:spacing w:val="12"/>
          <w:sz w:val="24"/>
          <w:szCs w:val="24"/>
        </w:rPr>
        <w:t xml:space="preserve"> </w:t>
      </w:r>
      <w:r>
        <w:rPr>
          <w:i/>
          <w:spacing w:val="-2"/>
          <w:sz w:val="24"/>
          <w:szCs w:val="24"/>
        </w:rPr>
        <w:t>result</w:t>
      </w:r>
    </w:p>
    <w:p w14:paraId="74D1607F" w14:textId="7D658954" w:rsidR="00124CCB" w:rsidRDefault="00124CCB" w:rsidP="00124CCB">
      <w:pPr>
        <w:pStyle w:val="a5"/>
        <w:spacing w:line="250" w:lineRule="auto"/>
        <w:ind w:firstLineChars="200" w:firstLine="480"/>
        <w:jc w:val="both"/>
        <w:rPr>
          <w:sz w:val="24"/>
          <w:szCs w:val="24"/>
        </w:rPr>
      </w:pPr>
      <w:r>
        <w:rPr>
          <w:sz w:val="24"/>
          <w:szCs w:val="24"/>
        </w:rPr>
        <w:t>Our network framework consists of GNN block and CNN block, so we need to convert the data into graph data and binary image data according to the above method for adapting to our proposed architecture. Before the two network blocks, there is a</w:t>
      </w:r>
      <w:r>
        <w:rPr>
          <w:spacing w:val="-3"/>
          <w:sz w:val="24"/>
          <w:szCs w:val="24"/>
        </w:rPr>
        <w:t xml:space="preserve"> </w:t>
      </w:r>
      <w:r>
        <w:rPr>
          <w:sz w:val="24"/>
          <w:szCs w:val="24"/>
        </w:rPr>
        <w:t>reinforcement</w:t>
      </w:r>
      <w:r>
        <w:rPr>
          <w:spacing w:val="-3"/>
          <w:sz w:val="24"/>
          <w:szCs w:val="24"/>
        </w:rPr>
        <w:t xml:space="preserve"> </w:t>
      </w:r>
      <w:r>
        <w:rPr>
          <w:sz w:val="24"/>
          <w:szCs w:val="24"/>
        </w:rPr>
        <w:t>learning</w:t>
      </w:r>
      <w:r>
        <w:rPr>
          <w:spacing w:val="-3"/>
          <w:sz w:val="24"/>
          <w:szCs w:val="24"/>
        </w:rPr>
        <w:t xml:space="preserve"> </w:t>
      </w:r>
      <w:r>
        <w:rPr>
          <w:sz w:val="24"/>
          <w:szCs w:val="24"/>
        </w:rPr>
        <w:t>network,</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responsible</w:t>
      </w:r>
      <w:r>
        <w:rPr>
          <w:spacing w:val="-3"/>
          <w:sz w:val="24"/>
          <w:szCs w:val="24"/>
        </w:rPr>
        <w:t xml:space="preserve"> </w:t>
      </w:r>
      <w:r>
        <w:rPr>
          <w:sz w:val="24"/>
          <w:szCs w:val="24"/>
        </w:rPr>
        <w:t>for</w:t>
      </w:r>
      <w:r>
        <w:rPr>
          <w:spacing w:val="-3"/>
          <w:sz w:val="24"/>
          <w:szCs w:val="24"/>
        </w:rPr>
        <w:t xml:space="preserve"> </w:t>
      </w:r>
      <w:r>
        <w:rPr>
          <w:sz w:val="24"/>
          <w:szCs w:val="24"/>
        </w:rPr>
        <w:t xml:space="preserve">dynamically collecting the samples of the input detection model. Our work is based on a publicly available datasets which is ATTACK &amp; DEFENSE CHALLENGE 2020 DATASET </w:t>
      </w:r>
      <w:r>
        <w:rPr>
          <w:spacing w:val="-4"/>
          <w:sz w:val="24"/>
          <w:szCs w:val="24"/>
        </w:rPr>
        <w:t xml:space="preserve">[74] </w:t>
      </w:r>
      <w:r>
        <w:rPr>
          <w:sz w:val="24"/>
          <w:szCs w:val="24"/>
        </w:rPr>
        <w:t>which</w:t>
      </w:r>
      <w:r>
        <w:rPr>
          <w:spacing w:val="-13"/>
          <w:sz w:val="24"/>
          <w:szCs w:val="24"/>
        </w:rPr>
        <w:t xml:space="preserve"> </w:t>
      </w:r>
      <w:r>
        <w:rPr>
          <w:sz w:val="24"/>
          <w:szCs w:val="24"/>
        </w:rPr>
        <w:t>is</w:t>
      </w:r>
      <w:r>
        <w:rPr>
          <w:spacing w:val="-12"/>
          <w:sz w:val="24"/>
          <w:szCs w:val="24"/>
        </w:rPr>
        <w:t xml:space="preserve"> </w:t>
      </w:r>
      <w:r>
        <w:rPr>
          <w:sz w:val="24"/>
          <w:szCs w:val="24"/>
        </w:rPr>
        <w:t>issues</w:t>
      </w:r>
      <w:r>
        <w:rPr>
          <w:spacing w:val="-13"/>
          <w:sz w:val="24"/>
          <w:szCs w:val="24"/>
        </w:rPr>
        <w:t xml:space="preserve"> </w:t>
      </w:r>
      <w:r>
        <w:rPr>
          <w:sz w:val="24"/>
          <w:szCs w:val="24"/>
        </w:rPr>
        <w:t>on</w:t>
      </w:r>
      <w:r>
        <w:rPr>
          <w:spacing w:val="-12"/>
          <w:sz w:val="24"/>
          <w:szCs w:val="24"/>
        </w:rPr>
        <w:t xml:space="preserve"> </w:t>
      </w:r>
      <w:r>
        <w:rPr>
          <w:sz w:val="24"/>
          <w:szCs w:val="24"/>
        </w:rPr>
        <w:t>IEEE-DATAPORT.</w:t>
      </w:r>
      <w:r>
        <w:rPr>
          <w:spacing w:val="-13"/>
          <w:sz w:val="24"/>
          <w:szCs w:val="24"/>
        </w:rPr>
        <w:t xml:space="preserve"> </w:t>
      </w:r>
      <w:ins w:id="27" w:author="Tian Shan" w:date="2022-06-05T08:26:00Z">
        <w:r w:rsidR="00BC7C45">
          <w:rPr>
            <w:spacing w:val="-13"/>
            <w:sz w:val="24"/>
            <w:szCs w:val="24"/>
          </w:rPr>
          <w:t>T</w:t>
        </w:r>
      </w:ins>
      <w:r>
        <w:rPr>
          <w:sz w:val="24"/>
          <w:szCs w:val="24"/>
        </w:rPr>
        <w:t>he</w:t>
      </w:r>
      <w:r>
        <w:rPr>
          <w:spacing w:val="-12"/>
          <w:sz w:val="24"/>
          <w:szCs w:val="24"/>
        </w:rPr>
        <w:t xml:space="preserve"> </w:t>
      </w:r>
      <w:r>
        <w:rPr>
          <w:sz w:val="24"/>
          <w:szCs w:val="24"/>
        </w:rPr>
        <w:t>dataset</w:t>
      </w:r>
      <w:r>
        <w:rPr>
          <w:spacing w:val="-13"/>
          <w:sz w:val="24"/>
          <w:szCs w:val="24"/>
        </w:rPr>
        <w:t xml:space="preserve"> </w:t>
      </w:r>
      <w:r>
        <w:rPr>
          <w:sz w:val="24"/>
          <w:szCs w:val="24"/>
        </w:rPr>
        <w:t>contains</w:t>
      </w:r>
      <w:r>
        <w:rPr>
          <w:spacing w:val="-12"/>
          <w:sz w:val="24"/>
          <w:szCs w:val="24"/>
        </w:rPr>
        <w:t xml:space="preserve"> </w:t>
      </w:r>
      <w:r>
        <w:rPr>
          <w:sz w:val="24"/>
          <w:szCs w:val="24"/>
        </w:rPr>
        <w:t>two states</w:t>
      </w:r>
      <w:r>
        <w:rPr>
          <w:spacing w:val="-6"/>
          <w:sz w:val="24"/>
          <w:szCs w:val="24"/>
        </w:rPr>
        <w:t xml:space="preserve"> </w:t>
      </w:r>
      <w:r>
        <w:rPr>
          <w:sz w:val="24"/>
          <w:szCs w:val="24"/>
        </w:rPr>
        <w:t>of</w:t>
      </w:r>
      <w:r>
        <w:rPr>
          <w:spacing w:val="-6"/>
          <w:sz w:val="24"/>
          <w:szCs w:val="24"/>
        </w:rPr>
        <w:t xml:space="preserve"> </w:t>
      </w:r>
      <w:r>
        <w:rPr>
          <w:sz w:val="24"/>
          <w:szCs w:val="24"/>
        </w:rPr>
        <w:t>vehicle</w:t>
      </w:r>
      <w:r>
        <w:rPr>
          <w:spacing w:val="-6"/>
          <w:sz w:val="24"/>
          <w:szCs w:val="24"/>
        </w:rPr>
        <w:t xml:space="preserve"> </w:t>
      </w:r>
      <w:r>
        <w:rPr>
          <w:sz w:val="24"/>
          <w:szCs w:val="24"/>
        </w:rPr>
        <w:t>dynamic</w:t>
      </w:r>
      <w:r>
        <w:rPr>
          <w:spacing w:val="-6"/>
          <w:sz w:val="24"/>
          <w:szCs w:val="24"/>
        </w:rPr>
        <w:t xml:space="preserve"> </w:t>
      </w:r>
      <w:r>
        <w:rPr>
          <w:sz w:val="24"/>
          <w:szCs w:val="24"/>
        </w:rPr>
        <w:t>and</w:t>
      </w:r>
      <w:r>
        <w:rPr>
          <w:spacing w:val="-5"/>
          <w:sz w:val="24"/>
          <w:szCs w:val="24"/>
        </w:rPr>
        <w:t xml:space="preserve"> </w:t>
      </w:r>
      <w:r>
        <w:rPr>
          <w:sz w:val="24"/>
          <w:szCs w:val="24"/>
        </w:rPr>
        <w:t>stationary,</w:t>
      </w:r>
      <w:r>
        <w:rPr>
          <w:spacing w:val="-6"/>
          <w:sz w:val="24"/>
          <w:szCs w:val="24"/>
        </w:rPr>
        <w:t xml:space="preserve"> </w:t>
      </w:r>
      <w:r>
        <w:rPr>
          <w:sz w:val="24"/>
          <w:szCs w:val="24"/>
        </w:rPr>
        <w:t>and</w:t>
      </w:r>
      <w:r>
        <w:rPr>
          <w:spacing w:val="-6"/>
          <w:sz w:val="24"/>
          <w:szCs w:val="24"/>
        </w:rPr>
        <w:t xml:space="preserve"> </w:t>
      </w:r>
      <w:r>
        <w:rPr>
          <w:sz w:val="24"/>
          <w:szCs w:val="24"/>
        </w:rPr>
        <w:t>each</w:t>
      </w:r>
      <w:r>
        <w:rPr>
          <w:spacing w:val="-6"/>
          <w:sz w:val="24"/>
          <w:szCs w:val="24"/>
        </w:rPr>
        <w:t xml:space="preserve"> </w:t>
      </w:r>
      <w:r>
        <w:rPr>
          <w:sz w:val="24"/>
          <w:szCs w:val="24"/>
        </w:rPr>
        <w:t>part</w:t>
      </w:r>
      <w:r>
        <w:rPr>
          <w:spacing w:val="-6"/>
          <w:sz w:val="24"/>
          <w:szCs w:val="24"/>
        </w:rPr>
        <w:t xml:space="preserve"> </w:t>
      </w:r>
      <w:r>
        <w:rPr>
          <w:sz w:val="24"/>
          <w:szCs w:val="24"/>
        </w:rPr>
        <w:t>has</w:t>
      </w:r>
      <w:r>
        <w:rPr>
          <w:spacing w:val="-6"/>
          <w:sz w:val="24"/>
          <w:szCs w:val="24"/>
        </w:rPr>
        <w:t xml:space="preserve"> </w:t>
      </w:r>
      <w:r>
        <w:rPr>
          <w:sz w:val="24"/>
          <w:szCs w:val="24"/>
        </w:rPr>
        <w:t>two types</w:t>
      </w:r>
      <w:r>
        <w:rPr>
          <w:spacing w:val="-12"/>
          <w:sz w:val="24"/>
          <w:szCs w:val="24"/>
        </w:rPr>
        <w:t xml:space="preserve"> </w:t>
      </w:r>
      <w:r>
        <w:rPr>
          <w:sz w:val="24"/>
          <w:szCs w:val="24"/>
        </w:rPr>
        <w:t>of</w:t>
      </w:r>
      <w:r>
        <w:rPr>
          <w:spacing w:val="-12"/>
          <w:sz w:val="24"/>
          <w:szCs w:val="24"/>
        </w:rPr>
        <w:t xml:space="preserve"> </w:t>
      </w:r>
      <w:r>
        <w:rPr>
          <w:sz w:val="24"/>
          <w:szCs w:val="24"/>
        </w:rPr>
        <w:t>dataset</w:t>
      </w:r>
      <w:r>
        <w:rPr>
          <w:spacing w:val="-12"/>
          <w:sz w:val="24"/>
          <w:szCs w:val="24"/>
        </w:rPr>
        <w:t xml:space="preserve"> </w:t>
      </w:r>
      <w:r>
        <w:rPr>
          <w:sz w:val="24"/>
          <w:szCs w:val="24"/>
        </w:rPr>
        <w:t>files:</w:t>
      </w:r>
      <w:r>
        <w:rPr>
          <w:spacing w:val="-12"/>
          <w:sz w:val="24"/>
          <w:szCs w:val="24"/>
        </w:rPr>
        <w:t xml:space="preserve"> </w:t>
      </w:r>
      <w:r>
        <w:rPr>
          <w:sz w:val="24"/>
          <w:szCs w:val="24"/>
        </w:rPr>
        <w:t>intrusion</w:t>
      </w:r>
      <w:r>
        <w:rPr>
          <w:spacing w:val="-12"/>
          <w:sz w:val="24"/>
          <w:szCs w:val="24"/>
        </w:rPr>
        <w:t xml:space="preserve"> </w:t>
      </w:r>
      <w:r>
        <w:rPr>
          <w:sz w:val="24"/>
          <w:szCs w:val="24"/>
        </w:rPr>
        <w:t>and</w:t>
      </w:r>
      <w:r>
        <w:rPr>
          <w:spacing w:val="-12"/>
          <w:sz w:val="24"/>
          <w:szCs w:val="24"/>
        </w:rPr>
        <w:t xml:space="preserve"> </w:t>
      </w:r>
      <w:r>
        <w:rPr>
          <w:sz w:val="24"/>
          <w:szCs w:val="24"/>
        </w:rPr>
        <w:t>normal.</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intrusion</w:t>
      </w:r>
      <w:r>
        <w:rPr>
          <w:spacing w:val="-12"/>
          <w:sz w:val="24"/>
          <w:szCs w:val="24"/>
        </w:rPr>
        <w:t xml:space="preserve"> </w:t>
      </w:r>
      <w:r>
        <w:rPr>
          <w:sz w:val="24"/>
          <w:szCs w:val="24"/>
        </w:rPr>
        <w:t>file, several intrusion CAN messages are interspersed with normal message. Directly convert these labeled messages into a format that can be input to the network for training and testing. Our task is to quickly and accurately identify the intrusion CAN messages</w:t>
      </w:r>
      <w:r>
        <w:rPr>
          <w:spacing w:val="26"/>
          <w:sz w:val="24"/>
          <w:szCs w:val="24"/>
        </w:rPr>
        <w:t xml:space="preserve"> </w:t>
      </w:r>
      <w:r>
        <w:rPr>
          <w:sz w:val="24"/>
          <w:szCs w:val="24"/>
        </w:rPr>
        <w:t>from</w:t>
      </w:r>
      <w:r>
        <w:rPr>
          <w:spacing w:val="26"/>
          <w:sz w:val="24"/>
          <w:szCs w:val="24"/>
        </w:rPr>
        <w:t xml:space="preserve"> </w:t>
      </w:r>
      <w:r>
        <w:rPr>
          <w:sz w:val="24"/>
          <w:szCs w:val="24"/>
        </w:rPr>
        <w:t>the</w:t>
      </w:r>
      <w:r>
        <w:rPr>
          <w:spacing w:val="26"/>
          <w:sz w:val="24"/>
          <w:szCs w:val="24"/>
        </w:rPr>
        <w:t xml:space="preserve"> </w:t>
      </w:r>
      <w:r>
        <w:rPr>
          <w:sz w:val="24"/>
          <w:szCs w:val="24"/>
        </w:rPr>
        <w:t>dataset.</w:t>
      </w:r>
      <w:r>
        <w:rPr>
          <w:spacing w:val="26"/>
          <w:sz w:val="24"/>
          <w:szCs w:val="24"/>
        </w:rPr>
        <w:t xml:space="preserve"> </w:t>
      </w:r>
      <w:r>
        <w:rPr>
          <w:sz w:val="24"/>
          <w:szCs w:val="24"/>
        </w:rPr>
        <w:t>Each</w:t>
      </w:r>
      <w:r>
        <w:rPr>
          <w:spacing w:val="27"/>
          <w:sz w:val="24"/>
          <w:szCs w:val="24"/>
        </w:rPr>
        <w:t xml:space="preserve"> </w:t>
      </w:r>
      <w:r>
        <w:rPr>
          <w:sz w:val="24"/>
          <w:szCs w:val="24"/>
        </w:rPr>
        <w:t>dataset</w:t>
      </w:r>
      <w:r>
        <w:rPr>
          <w:spacing w:val="26"/>
          <w:sz w:val="24"/>
          <w:szCs w:val="24"/>
        </w:rPr>
        <w:t xml:space="preserve"> </w:t>
      </w:r>
      <w:r>
        <w:rPr>
          <w:sz w:val="24"/>
          <w:szCs w:val="24"/>
        </w:rPr>
        <w:t>file</w:t>
      </w:r>
      <w:r>
        <w:rPr>
          <w:spacing w:val="26"/>
          <w:sz w:val="24"/>
          <w:szCs w:val="24"/>
        </w:rPr>
        <w:t xml:space="preserve"> </w:t>
      </w:r>
      <w:r>
        <w:rPr>
          <w:sz w:val="24"/>
          <w:szCs w:val="24"/>
        </w:rPr>
        <w:t>has</w:t>
      </w:r>
      <w:r>
        <w:rPr>
          <w:spacing w:val="26"/>
          <w:sz w:val="24"/>
          <w:szCs w:val="24"/>
        </w:rPr>
        <w:t xml:space="preserve"> </w:t>
      </w:r>
      <w:r>
        <w:rPr>
          <w:sz w:val="24"/>
          <w:szCs w:val="24"/>
        </w:rPr>
        <w:t>millions</w:t>
      </w:r>
      <w:r>
        <w:rPr>
          <w:spacing w:val="26"/>
          <w:sz w:val="24"/>
          <w:szCs w:val="24"/>
        </w:rPr>
        <w:t xml:space="preserve"> </w:t>
      </w:r>
      <w:r>
        <w:rPr>
          <w:spacing w:val="-5"/>
          <w:sz w:val="24"/>
          <w:szCs w:val="24"/>
        </w:rPr>
        <w:t xml:space="preserve">of </w:t>
      </w:r>
      <w:r>
        <w:rPr>
          <w:sz w:val="24"/>
          <w:szCs w:val="24"/>
        </w:rPr>
        <w:t>CAN data frames, which can better extract various features in the message. We use the dynamic message part of the vehicle in the dataset, 80% of the data are used for training and 20%</w:t>
      </w:r>
      <w:r>
        <w:rPr>
          <w:spacing w:val="40"/>
          <w:sz w:val="24"/>
          <w:szCs w:val="24"/>
        </w:rPr>
        <w:t xml:space="preserve"> </w:t>
      </w:r>
      <w:r>
        <w:rPr>
          <w:sz w:val="24"/>
          <w:szCs w:val="24"/>
        </w:rPr>
        <w:t>of the data are used for testing.</w:t>
      </w:r>
    </w:p>
    <w:p w14:paraId="0D0C5880" w14:textId="130BF0E1" w:rsidR="00BC7C45" w:rsidRDefault="00BC7C45" w:rsidP="00BC7C45">
      <w:pPr>
        <w:pStyle w:val="a5"/>
        <w:spacing w:before="87" w:line="250" w:lineRule="auto"/>
        <w:ind w:firstLineChars="200" w:firstLine="480"/>
        <w:jc w:val="both"/>
        <w:rPr>
          <w:sz w:val="24"/>
          <w:szCs w:val="24"/>
        </w:rPr>
      </w:pPr>
      <w:r>
        <w:rPr>
          <w:sz w:val="24"/>
          <w:szCs w:val="24"/>
        </w:rPr>
        <w:t>The CNN part trains 26 primary generations in advance, each individual trains 200 epochs, and takes the best accuracy as the adaptability index. Then, after 30 generations of crossover and mutation, the best 26 individuals are selected as the parents of the next generation, and so on.</w:t>
      </w:r>
      <w:r w:rsidRPr="00BC7C45">
        <w:rPr>
          <w:sz w:val="22"/>
          <w:szCs w:val="22"/>
        </w:rPr>
        <w:t xml:space="preserve"> </w:t>
      </w:r>
      <w:r w:rsidRPr="00BC7C45">
        <w:rPr>
          <w:sz w:val="24"/>
          <w:szCs w:val="24"/>
        </w:rPr>
        <w:t xml:space="preserve">Figure 9 shows the results of 30 generations of precision images. The figure shows that as the evolution process progresses, there are fewer and fewer </w:t>
      </w:r>
      <w:r w:rsidRPr="00BC7C45">
        <w:rPr>
          <w:sz w:val="24"/>
          <w:szCs w:val="24"/>
        </w:rPr>
        <w:lastRenderedPageBreak/>
        <w:t>individuals with low precision, whereas those with better precision have evolved.</w:t>
      </w:r>
      <w:commentRangeStart w:id="28"/>
      <w:r>
        <w:rPr>
          <w:spacing w:val="-12"/>
          <w:sz w:val="24"/>
          <w:szCs w:val="24"/>
        </w:rPr>
        <w:t xml:space="preserve"> </w:t>
      </w:r>
      <w:commentRangeEnd w:id="28"/>
      <w:r>
        <w:rPr>
          <w:rStyle w:val="a4"/>
        </w:rPr>
        <w:commentReference w:id="28"/>
      </w:r>
      <w:r>
        <w:rPr>
          <w:sz w:val="24"/>
          <w:szCs w:val="24"/>
        </w:rPr>
        <w:t>After</w:t>
      </w:r>
      <w:r>
        <w:rPr>
          <w:spacing w:val="-13"/>
          <w:sz w:val="24"/>
          <w:szCs w:val="24"/>
        </w:rPr>
        <w:t xml:space="preserve"> </w:t>
      </w:r>
      <w:r>
        <w:rPr>
          <w:sz w:val="24"/>
          <w:szCs w:val="24"/>
        </w:rPr>
        <w:t>evolution the accuracy of every individual reached over 85%. As shown in Table III, although the accuracy of the end of evolution is almost the same as that of the early generation, in the last generation of evolution, the recognition accuracy of excellent individuals</w:t>
      </w:r>
      <w:r>
        <w:rPr>
          <w:spacing w:val="-1"/>
          <w:sz w:val="24"/>
          <w:szCs w:val="24"/>
        </w:rPr>
        <w:t xml:space="preserve"> </w:t>
      </w:r>
      <w:r>
        <w:rPr>
          <w:sz w:val="24"/>
          <w:szCs w:val="24"/>
        </w:rPr>
        <w:t>selected</w:t>
      </w:r>
      <w:r>
        <w:rPr>
          <w:spacing w:val="-1"/>
          <w:sz w:val="24"/>
          <w:szCs w:val="24"/>
        </w:rPr>
        <w:t xml:space="preserve"> </w:t>
      </w:r>
      <w:r>
        <w:rPr>
          <w:sz w:val="24"/>
          <w:szCs w:val="24"/>
        </w:rPr>
        <w:t>after</w:t>
      </w:r>
      <w:r>
        <w:rPr>
          <w:spacing w:val="-1"/>
          <w:sz w:val="24"/>
          <w:szCs w:val="24"/>
        </w:rPr>
        <w:t xml:space="preserve"> </w:t>
      </w:r>
      <w:r>
        <w:rPr>
          <w:sz w:val="24"/>
          <w:szCs w:val="24"/>
        </w:rPr>
        <w:t>training</w:t>
      </w:r>
      <w:r>
        <w:rPr>
          <w:spacing w:val="-1"/>
          <w:sz w:val="24"/>
          <w:szCs w:val="24"/>
        </w:rPr>
        <w:t xml:space="preserve"> </w:t>
      </w:r>
      <w:r>
        <w:rPr>
          <w:sz w:val="24"/>
          <w:szCs w:val="24"/>
        </w:rPr>
        <w:t>is</w:t>
      </w:r>
      <w:r>
        <w:rPr>
          <w:spacing w:val="-1"/>
          <w:sz w:val="24"/>
          <w:szCs w:val="24"/>
        </w:rPr>
        <w:t xml:space="preserve"> </w:t>
      </w:r>
      <w:r>
        <w:rPr>
          <w:sz w:val="24"/>
          <w:szCs w:val="24"/>
        </w:rPr>
        <w:t>5%</w:t>
      </w:r>
      <w:r>
        <w:rPr>
          <w:spacing w:val="-1"/>
          <w:sz w:val="24"/>
          <w:szCs w:val="24"/>
        </w:rPr>
        <w:t xml:space="preserve"> </w:t>
      </w:r>
      <w:r>
        <w:rPr>
          <w:sz w:val="24"/>
          <w:szCs w:val="24"/>
        </w:rPr>
        <w:t>higher</w:t>
      </w:r>
      <w:r>
        <w:rPr>
          <w:spacing w:val="-1"/>
          <w:sz w:val="24"/>
          <w:szCs w:val="24"/>
        </w:rPr>
        <w:t xml:space="preserve"> </w:t>
      </w:r>
      <w:r>
        <w:rPr>
          <w:sz w:val="24"/>
          <w:szCs w:val="24"/>
        </w:rPr>
        <w:t>than</w:t>
      </w:r>
      <w:r>
        <w:rPr>
          <w:spacing w:val="-1"/>
          <w:sz w:val="24"/>
          <w:szCs w:val="24"/>
        </w:rPr>
        <w:t xml:space="preserve"> </w:t>
      </w:r>
      <w:r>
        <w:rPr>
          <w:sz w:val="24"/>
          <w:szCs w:val="24"/>
        </w:rPr>
        <w:t>that</w:t>
      </w:r>
      <w:r>
        <w:rPr>
          <w:spacing w:val="-1"/>
          <w:sz w:val="24"/>
          <w:szCs w:val="24"/>
        </w:rPr>
        <w:t xml:space="preserve"> </w:t>
      </w:r>
      <w:r>
        <w:rPr>
          <w:sz w:val="24"/>
          <w:szCs w:val="24"/>
        </w:rPr>
        <w:t>of</w:t>
      </w:r>
      <w:r>
        <w:rPr>
          <w:spacing w:val="-1"/>
          <w:sz w:val="24"/>
          <w:szCs w:val="24"/>
        </w:rPr>
        <w:t xml:space="preserve"> </w:t>
      </w:r>
      <w:r>
        <w:rPr>
          <w:sz w:val="24"/>
          <w:szCs w:val="24"/>
        </w:rPr>
        <w:t>the first generation.</w:t>
      </w:r>
    </w:p>
    <w:p w14:paraId="40669F36" w14:textId="77777777" w:rsidR="00BC7C45" w:rsidRDefault="00BC7C45" w:rsidP="00BC7C45">
      <w:pPr>
        <w:pStyle w:val="a5"/>
        <w:keepNext/>
        <w:spacing w:before="87" w:line="250" w:lineRule="auto"/>
        <w:ind w:right="40"/>
        <w:jc w:val="center"/>
      </w:pPr>
      <w:r>
        <w:rPr>
          <w:noProof/>
        </w:rPr>
        <w:drawing>
          <wp:inline distT="0" distB="0" distL="0" distR="0" wp14:anchorId="7671BA76" wp14:editId="040B47D1">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3BF6A360" w14:textId="77777777" w:rsidR="00BC7C45" w:rsidRDefault="00BC7C45" w:rsidP="00BC7C45">
      <w:pPr>
        <w:pStyle w:val="ae"/>
        <w:jc w:val="center"/>
      </w:pPr>
      <w:r>
        <w:t xml:space="preserve">Figure </w:t>
      </w:r>
      <w:fldSimple w:instr=" SEQ Figure \* ARABIC ">
        <w:r>
          <w:rPr>
            <w:noProof/>
          </w:rPr>
          <w:t>9</w:t>
        </w:r>
      </w:fldSimple>
      <w:r>
        <w:t xml:space="preserve"> CNN evolution result.</w:t>
      </w:r>
    </w:p>
    <w:p w14:paraId="7FE65BA9" w14:textId="77777777" w:rsidR="00BC7C45" w:rsidRDefault="00BC7C45" w:rsidP="00BC7C45">
      <w:pPr>
        <w:pStyle w:val="ae"/>
        <w:keepNext/>
        <w:jc w:val="center"/>
      </w:pPr>
      <w:r>
        <w:t xml:space="preserve">Table </w:t>
      </w:r>
      <w:fldSimple w:instr=" SEQ Table \* ARABIC ">
        <w:r>
          <w:rPr>
            <w:noProof/>
          </w:rPr>
          <w:t>3</w:t>
        </w:r>
      </w:fldSimple>
      <w:r>
        <w:t xml:space="preserve"> Individual comparison between early generation and post evolution</w:t>
      </w:r>
    </w:p>
    <w:tbl>
      <w:tblPr>
        <w:tblStyle w:val="af"/>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BC7C45" w14:paraId="5B23E4A8" w14:textId="77777777" w:rsidTr="00D9111A">
        <w:tc>
          <w:tcPr>
            <w:tcW w:w="3544" w:type="dxa"/>
            <w:tcBorders>
              <w:top w:val="single" w:sz="4" w:space="0" w:color="auto"/>
              <w:bottom w:val="single" w:sz="4" w:space="0" w:color="auto"/>
            </w:tcBorders>
          </w:tcPr>
          <w:p w14:paraId="43574EAB" w14:textId="77777777" w:rsidR="00BC7C45" w:rsidRDefault="00BC7C45" w:rsidP="00D9111A">
            <w:pPr>
              <w:jc w:val="center"/>
              <w:rPr>
                <w:rFonts w:ascii="宋体" w:eastAsia="宋体" w:hAnsi="宋体"/>
                <w:sz w:val="20"/>
                <w:szCs w:val="20"/>
              </w:rPr>
            </w:pPr>
            <w:r>
              <w:rPr>
                <w:rFonts w:ascii="宋体" w:eastAsia="宋体" w:hAnsi="宋体"/>
                <w:sz w:val="20"/>
                <w:szCs w:val="20"/>
              </w:rPr>
              <w:t>S</w:t>
            </w:r>
            <w:r>
              <w:rPr>
                <w:rFonts w:ascii="宋体" w:eastAsia="宋体" w:hAnsi="宋体" w:hint="eastAsia"/>
                <w:sz w:val="20"/>
                <w:szCs w:val="20"/>
              </w:rPr>
              <w:t>tage</w:t>
            </w:r>
          </w:p>
        </w:tc>
        <w:tc>
          <w:tcPr>
            <w:tcW w:w="2410" w:type="dxa"/>
            <w:tcBorders>
              <w:top w:val="single" w:sz="4" w:space="0" w:color="auto"/>
              <w:bottom w:val="single" w:sz="4" w:space="0" w:color="auto"/>
            </w:tcBorders>
          </w:tcPr>
          <w:p w14:paraId="0771BBBC" w14:textId="77777777" w:rsidR="00BC7C45" w:rsidRDefault="00BC7C45" w:rsidP="00D9111A">
            <w:pPr>
              <w:jc w:val="center"/>
              <w:rPr>
                <w:rFonts w:ascii="宋体" w:eastAsia="宋体" w:hAnsi="宋体"/>
                <w:sz w:val="20"/>
                <w:szCs w:val="20"/>
              </w:rPr>
            </w:pPr>
            <w:r>
              <w:rPr>
                <w:rFonts w:ascii="宋体" w:eastAsia="宋体" w:hAnsi="宋体"/>
                <w:sz w:val="20"/>
                <w:szCs w:val="20"/>
              </w:rPr>
              <w:t>Gene Code</w:t>
            </w:r>
          </w:p>
        </w:tc>
        <w:tc>
          <w:tcPr>
            <w:tcW w:w="1277" w:type="dxa"/>
            <w:tcBorders>
              <w:top w:val="single" w:sz="4" w:space="0" w:color="auto"/>
              <w:bottom w:val="single" w:sz="4" w:space="0" w:color="auto"/>
            </w:tcBorders>
          </w:tcPr>
          <w:p w14:paraId="313BC4F5" w14:textId="77777777" w:rsidR="00BC7C45" w:rsidRDefault="00BC7C45" w:rsidP="00D9111A">
            <w:pPr>
              <w:jc w:val="center"/>
              <w:rPr>
                <w:rFonts w:ascii="宋体" w:eastAsia="宋体" w:hAnsi="宋体"/>
                <w:sz w:val="20"/>
                <w:szCs w:val="20"/>
              </w:rPr>
            </w:pPr>
            <w:r>
              <w:rPr>
                <w:rFonts w:ascii="宋体" w:eastAsia="宋体" w:hAnsi="宋体"/>
                <w:sz w:val="20"/>
                <w:szCs w:val="20"/>
              </w:rPr>
              <w:t>Accuracy</w:t>
            </w:r>
          </w:p>
        </w:tc>
        <w:tc>
          <w:tcPr>
            <w:tcW w:w="1274" w:type="dxa"/>
            <w:tcBorders>
              <w:top w:val="single" w:sz="4" w:space="0" w:color="auto"/>
              <w:bottom w:val="single" w:sz="4" w:space="0" w:color="auto"/>
            </w:tcBorders>
          </w:tcPr>
          <w:p w14:paraId="5CFFC48B" w14:textId="77777777" w:rsidR="00BC7C45" w:rsidRDefault="00BC7C45" w:rsidP="00D9111A">
            <w:pPr>
              <w:jc w:val="center"/>
              <w:rPr>
                <w:rFonts w:ascii="宋体" w:eastAsia="宋体" w:hAnsi="宋体"/>
                <w:sz w:val="20"/>
                <w:szCs w:val="20"/>
              </w:rPr>
            </w:pPr>
            <w:r>
              <w:rPr>
                <w:rFonts w:ascii="宋体" w:eastAsia="宋体" w:hAnsi="宋体"/>
                <w:sz w:val="20"/>
                <w:szCs w:val="20"/>
              </w:rPr>
              <w:t>Flops</w:t>
            </w:r>
          </w:p>
        </w:tc>
      </w:tr>
      <w:tr w:rsidR="00BC7C45" w14:paraId="08A1C0BA" w14:textId="77777777" w:rsidTr="00D9111A">
        <w:tc>
          <w:tcPr>
            <w:tcW w:w="3544" w:type="dxa"/>
            <w:tcBorders>
              <w:top w:val="single" w:sz="4" w:space="0" w:color="auto"/>
            </w:tcBorders>
          </w:tcPr>
          <w:p w14:paraId="0B07EAE9" w14:textId="77777777" w:rsidR="00BC7C45" w:rsidRDefault="00BC7C45" w:rsidP="00D9111A">
            <w:pPr>
              <w:jc w:val="center"/>
              <w:rPr>
                <w:rFonts w:ascii="宋体" w:eastAsia="宋体" w:hAnsi="宋体"/>
                <w:sz w:val="20"/>
                <w:szCs w:val="20"/>
              </w:rPr>
            </w:pPr>
            <w:r>
              <w:rPr>
                <w:rFonts w:ascii="宋体" w:eastAsia="宋体" w:hAnsi="宋体"/>
                <w:sz w:val="20"/>
                <w:szCs w:val="20"/>
              </w:rPr>
              <w:t>First Gen</w:t>
            </w:r>
          </w:p>
        </w:tc>
        <w:tc>
          <w:tcPr>
            <w:tcW w:w="2410" w:type="dxa"/>
            <w:tcBorders>
              <w:top w:val="single" w:sz="4" w:space="0" w:color="auto"/>
            </w:tcBorders>
          </w:tcPr>
          <w:p w14:paraId="49CB9302" w14:textId="77777777" w:rsidR="00BC7C45" w:rsidRDefault="00BC7C45" w:rsidP="00D9111A">
            <w:pPr>
              <w:jc w:val="center"/>
              <w:rPr>
                <w:rFonts w:ascii="宋体" w:eastAsia="宋体" w:hAnsi="宋体"/>
                <w:sz w:val="20"/>
                <w:szCs w:val="20"/>
              </w:rPr>
            </w:pPr>
            <w:r>
              <w:rPr>
                <w:rFonts w:ascii="宋体" w:eastAsia="宋体" w:hAnsi="宋体"/>
                <w:sz w:val="20"/>
                <w:szCs w:val="20"/>
              </w:rPr>
              <w:t>2,4,2,0,3,4,0,3</w:t>
            </w:r>
          </w:p>
        </w:tc>
        <w:tc>
          <w:tcPr>
            <w:tcW w:w="1277" w:type="dxa"/>
            <w:tcBorders>
              <w:top w:val="single" w:sz="4" w:space="0" w:color="auto"/>
            </w:tcBorders>
          </w:tcPr>
          <w:p w14:paraId="21D38D91"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8</w:t>
            </w:r>
            <w:r>
              <w:rPr>
                <w:rFonts w:ascii="宋体" w:eastAsia="宋体" w:hAnsi="宋体"/>
                <w:sz w:val="20"/>
                <w:szCs w:val="20"/>
              </w:rPr>
              <w:t>5.13%</w:t>
            </w:r>
          </w:p>
        </w:tc>
        <w:tc>
          <w:tcPr>
            <w:tcW w:w="1274" w:type="dxa"/>
            <w:tcBorders>
              <w:top w:val="single" w:sz="4" w:space="0" w:color="auto"/>
            </w:tcBorders>
          </w:tcPr>
          <w:p w14:paraId="4BEAC559"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874.5M</w:t>
            </w:r>
          </w:p>
        </w:tc>
      </w:tr>
      <w:tr w:rsidR="00BC7C45" w14:paraId="6A80490A" w14:textId="77777777" w:rsidTr="00D9111A">
        <w:tc>
          <w:tcPr>
            <w:tcW w:w="3544" w:type="dxa"/>
          </w:tcPr>
          <w:p w14:paraId="406B476F"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without training</w:t>
            </w:r>
          </w:p>
        </w:tc>
        <w:tc>
          <w:tcPr>
            <w:tcW w:w="2410" w:type="dxa"/>
          </w:tcPr>
          <w:p w14:paraId="6EA03913"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13BA803F" w14:textId="77777777" w:rsidR="00BC7C45" w:rsidRDefault="00BC7C45" w:rsidP="00D9111A">
            <w:pPr>
              <w:jc w:val="center"/>
              <w:rPr>
                <w:rFonts w:ascii="宋体" w:eastAsia="宋体" w:hAnsi="宋体"/>
                <w:sz w:val="20"/>
                <w:szCs w:val="20"/>
              </w:rPr>
            </w:pPr>
            <w:r>
              <w:rPr>
                <w:rFonts w:ascii="宋体" w:eastAsia="宋体" w:hAnsi="宋体"/>
                <w:sz w:val="20"/>
                <w:szCs w:val="20"/>
              </w:rPr>
              <w:t>85.15%</w:t>
            </w:r>
          </w:p>
        </w:tc>
        <w:tc>
          <w:tcPr>
            <w:tcW w:w="1274" w:type="dxa"/>
          </w:tcPr>
          <w:p w14:paraId="74D6AB8D"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r w:rsidR="00BC7C45" w14:paraId="2FAF62E5" w14:textId="77777777" w:rsidTr="00D9111A">
        <w:tc>
          <w:tcPr>
            <w:tcW w:w="3544" w:type="dxa"/>
          </w:tcPr>
          <w:p w14:paraId="567EF88C"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 training</w:t>
            </w:r>
          </w:p>
        </w:tc>
        <w:tc>
          <w:tcPr>
            <w:tcW w:w="2410" w:type="dxa"/>
          </w:tcPr>
          <w:p w14:paraId="6011EC9F"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2AAF80D5"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9</w:t>
            </w:r>
            <w:r>
              <w:rPr>
                <w:rFonts w:ascii="宋体" w:eastAsia="宋体" w:hAnsi="宋体"/>
                <w:sz w:val="20"/>
                <w:szCs w:val="20"/>
              </w:rPr>
              <w:t>0.20%</w:t>
            </w:r>
          </w:p>
        </w:tc>
        <w:tc>
          <w:tcPr>
            <w:tcW w:w="1274" w:type="dxa"/>
          </w:tcPr>
          <w:p w14:paraId="29EE2287"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bl>
    <w:p w14:paraId="1BB5C846" w14:textId="77777777" w:rsidR="00BC7C45" w:rsidRDefault="00BC7C45" w:rsidP="00BC7C45">
      <w:pPr>
        <w:pStyle w:val="a5"/>
        <w:spacing w:line="250" w:lineRule="auto"/>
        <w:ind w:firstLineChars="200" w:firstLine="480"/>
        <w:jc w:val="both"/>
        <w:rPr>
          <w:spacing w:val="-2"/>
          <w:sz w:val="24"/>
          <w:szCs w:val="24"/>
        </w:rPr>
      </w:pP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part,</w:t>
      </w:r>
      <w:r>
        <w:rPr>
          <w:spacing w:val="40"/>
          <w:sz w:val="24"/>
          <w:szCs w:val="24"/>
        </w:rPr>
        <w:t xml:space="preserve"> </w:t>
      </w:r>
      <w:r>
        <w:rPr>
          <w:sz w:val="24"/>
          <w:szCs w:val="24"/>
        </w:rPr>
        <w:t>first</w:t>
      </w:r>
      <w:r>
        <w:rPr>
          <w:spacing w:val="40"/>
          <w:sz w:val="24"/>
          <w:szCs w:val="24"/>
        </w:rPr>
        <w:t xml:space="preserve"> </w:t>
      </w:r>
      <w:r>
        <w:rPr>
          <w:sz w:val="24"/>
          <w:szCs w:val="24"/>
        </w:rPr>
        <w:t>convert</w:t>
      </w:r>
      <w:r>
        <w:rPr>
          <w:spacing w:val="40"/>
          <w:sz w:val="24"/>
          <w:szCs w:val="24"/>
        </w:rPr>
        <w:t xml:space="preserve"> </w:t>
      </w:r>
      <w:r>
        <w:rPr>
          <w:sz w:val="24"/>
          <w:szCs w:val="24"/>
        </w:rPr>
        <w:t>the</w:t>
      </w:r>
      <w:r>
        <w:rPr>
          <w:spacing w:val="40"/>
          <w:sz w:val="24"/>
          <w:szCs w:val="24"/>
        </w:rPr>
        <w:t xml:space="preserve"> </w:t>
      </w:r>
      <w:r>
        <w:rPr>
          <w:sz w:val="24"/>
          <w:szCs w:val="24"/>
        </w:rPr>
        <w:t>data</w:t>
      </w:r>
      <w:r>
        <w:rPr>
          <w:spacing w:val="40"/>
          <w:sz w:val="24"/>
          <w:szCs w:val="24"/>
        </w:rPr>
        <w:t xml:space="preserve"> </w:t>
      </w:r>
      <w:r>
        <w:rPr>
          <w:sz w:val="24"/>
          <w:szCs w:val="24"/>
        </w:rPr>
        <w:t>into</w:t>
      </w:r>
      <w:r>
        <w:rPr>
          <w:spacing w:val="40"/>
          <w:sz w:val="24"/>
          <w:szCs w:val="24"/>
        </w:rPr>
        <w:t xml:space="preserve"> </w:t>
      </w:r>
      <w:r>
        <w:rPr>
          <w:sz w:val="24"/>
          <w:szCs w:val="24"/>
        </w:rPr>
        <w:t>graph</w:t>
      </w:r>
      <w:r>
        <w:rPr>
          <w:spacing w:val="40"/>
          <w:sz w:val="24"/>
          <w:szCs w:val="24"/>
        </w:rPr>
        <w:t xml:space="preserve"> </w:t>
      </w:r>
      <w:r>
        <w:rPr>
          <w:sz w:val="24"/>
          <w:szCs w:val="24"/>
        </w:rPr>
        <w:t>data, and obtain the prediction results through graph coarsen, GCN, prediction layer, etc. The number of GCN layers and prediction layers of the GNN. The neurons of each prediction</w:t>
      </w:r>
      <w:r>
        <w:rPr>
          <w:spacing w:val="66"/>
          <w:sz w:val="24"/>
          <w:szCs w:val="24"/>
        </w:rPr>
        <w:t xml:space="preserve"> </w:t>
      </w:r>
      <w:r>
        <w:rPr>
          <w:sz w:val="24"/>
          <w:szCs w:val="24"/>
        </w:rPr>
        <w:t>layer</w:t>
      </w:r>
      <w:r>
        <w:rPr>
          <w:spacing w:val="67"/>
          <w:sz w:val="24"/>
          <w:szCs w:val="24"/>
        </w:rPr>
        <w:t xml:space="preserve"> </w:t>
      </w:r>
      <w:r>
        <w:rPr>
          <w:sz w:val="24"/>
          <w:szCs w:val="24"/>
        </w:rPr>
        <w:t>are</w:t>
      </w:r>
      <w:r>
        <w:rPr>
          <w:spacing w:val="67"/>
          <w:sz w:val="24"/>
          <w:szCs w:val="24"/>
        </w:rPr>
        <w:t xml:space="preserve"> </w:t>
      </w:r>
      <w:r>
        <w:rPr>
          <w:sz w:val="24"/>
          <w:szCs w:val="24"/>
        </w:rPr>
        <w:t>optimized</w:t>
      </w:r>
      <w:r>
        <w:rPr>
          <w:spacing w:val="67"/>
          <w:sz w:val="24"/>
          <w:szCs w:val="24"/>
        </w:rPr>
        <w:t xml:space="preserve"> </w:t>
      </w:r>
      <w:r>
        <w:rPr>
          <w:sz w:val="24"/>
          <w:szCs w:val="24"/>
        </w:rPr>
        <w:t>by</w:t>
      </w:r>
      <w:r>
        <w:rPr>
          <w:spacing w:val="67"/>
          <w:sz w:val="24"/>
          <w:szCs w:val="24"/>
        </w:rPr>
        <w:t xml:space="preserve"> </w:t>
      </w:r>
      <w:r>
        <w:rPr>
          <w:sz w:val="24"/>
          <w:szCs w:val="24"/>
        </w:rPr>
        <w:t>EA.</w:t>
      </w:r>
      <w:r>
        <w:rPr>
          <w:spacing w:val="67"/>
          <w:sz w:val="24"/>
          <w:szCs w:val="24"/>
        </w:rPr>
        <w:t xml:space="preserve"> </w:t>
      </w:r>
      <w:r>
        <w:rPr>
          <w:sz w:val="24"/>
          <w:szCs w:val="24"/>
        </w:rPr>
        <w:t>At</w:t>
      </w:r>
      <w:r>
        <w:rPr>
          <w:spacing w:val="67"/>
          <w:sz w:val="24"/>
          <w:szCs w:val="24"/>
        </w:rPr>
        <w:t xml:space="preserve"> </w:t>
      </w:r>
      <w:r>
        <w:rPr>
          <w:sz w:val="24"/>
          <w:szCs w:val="24"/>
        </w:rPr>
        <w:t>the</w:t>
      </w:r>
      <w:r>
        <w:rPr>
          <w:spacing w:val="67"/>
          <w:sz w:val="24"/>
          <w:szCs w:val="24"/>
        </w:rPr>
        <w:t xml:space="preserve"> </w:t>
      </w:r>
      <w:r>
        <w:rPr>
          <w:spacing w:val="-2"/>
          <w:sz w:val="24"/>
          <w:szCs w:val="24"/>
        </w:rPr>
        <w:t>beginning,</w:t>
      </w:r>
      <w:r>
        <w:rPr>
          <w:noProof/>
          <w:sz w:val="24"/>
          <w:szCs w:val="24"/>
        </w:rPr>
        <mc:AlternateContent>
          <mc:Choice Requires="wps">
            <w:drawing>
              <wp:anchor distT="0" distB="0" distL="114300" distR="114300" simplePos="0" relativeHeight="251659264" behindDoc="1" locked="0" layoutInCell="1" allowOverlap="1" wp14:anchorId="27D0F77A" wp14:editId="16B2D931">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 xmlns:a="http://schemas.openxmlformats.org/drawingml/2006/main">
                  <a:graphicData uri="http://schemas.microsoft.com/office/word/2010/wordprocessingShape">
                    <wps:wsp>
                      <wps:cNvCnPr/>
                      <wps:spPr bwMode="auto">
                        <a:xfrm>
                          <a:off x="0" y="0"/>
                          <a:ext cx="62865" cy="0"/>
                        </a:xfrm>
                        <a:prstGeom prst="line">
                          <a:avLst/>
                        </a:prstGeom>
                        <a:noFill/>
                        <a:ln w="6325">
                          <a:solidFill>
                            <a:srgbClr val="000000"/>
                          </a:solidFill>
                          <a:round/>
                        </a:ln>
                      </wps:spPr>
                      <wps:bodyPr/>
                    </wps:wsp>
                  </a:graphicData>
                </a:graphic>
              </wp:anchor>
            </w:drawing>
          </mc:Choice>
          <mc:Fallback>
            <w:pict>
              <v:line w14:anchorId="4968FDAA" id="Line 10"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" strokeweight=".17569mm">
                <w10:wrap anchorx="page"/>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6642E66B" wp14:editId="2F8E8ADD">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w:pict>
              <v:line w14:anchorId="1FDD0342" id="Line 9"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" strokeweight=".17569mm">
                <w10:wrap anchorx="page"/>
              </v:line>
            </w:pict>
          </mc:Fallback>
        </mc:AlternateContent>
      </w:r>
      <w:r>
        <w:rPr>
          <w:noProof/>
          <w:sz w:val="24"/>
          <w:szCs w:val="24"/>
        </w:rPr>
        <mc:AlternateContent>
          <mc:Choice Requires="wps">
            <w:drawing>
              <wp:anchor distT="0" distB="0" distL="114300" distR="114300" simplePos="0" relativeHeight="251661312" behindDoc="1" locked="0" layoutInCell="1" allowOverlap="1" wp14:anchorId="0A71FAA8" wp14:editId="51A9C59D">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w:pict>
              <v:line w14:anchorId="2F157793" id="Line 8"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" strokeweight=".17569mm">
                <w10:wrap anchorx="page"/>
              </v:line>
            </w:pict>
          </mc:Fallback>
        </mc:AlternateContent>
      </w:r>
      <w:r>
        <w:rPr>
          <w:spacing w:val="-2"/>
          <w:sz w:val="24"/>
          <w:szCs w:val="24"/>
        </w:rPr>
        <w:t xml:space="preserve"> </w:t>
      </w:r>
      <w:r>
        <w:rPr>
          <w:sz w:val="24"/>
          <w:szCs w:val="24"/>
        </w:rPr>
        <w:t>100</w:t>
      </w:r>
      <w:r>
        <w:rPr>
          <w:spacing w:val="40"/>
          <w:sz w:val="24"/>
          <w:szCs w:val="24"/>
        </w:rPr>
        <w:t xml:space="preserve"> </w:t>
      </w:r>
      <w:r>
        <w:rPr>
          <w:sz w:val="24"/>
          <w:szCs w:val="24"/>
        </w:rPr>
        <w:t>primary</w:t>
      </w:r>
      <w:r>
        <w:rPr>
          <w:spacing w:val="40"/>
          <w:sz w:val="24"/>
          <w:szCs w:val="24"/>
        </w:rPr>
        <w:t xml:space="preserve"> </w:t>
      </w:r>
      <w:r>
        <w:rPr>
          <w:sz w:val="24"/>
          <w:szCs w:val="24"/>
        </w:rPr>
        <w:t>generations</w:t>
      </w:r>
      <w:r>
        <w:rPr>
          <w:spacing w:val="40"/>
          <w:sz w:val="24"/>
          <w:szCs w:val="24"/>
        </w:rPr>
        <w:t xml:space="preserve"> </w:t>
      </w:r>
      <w:r>
        <w:rPr>
          <w:sz w:val="24"/>
          <w:szCs w:val="24"/>
        </w:rPr>
        <w:t>were</w:t>
      </w:r>
      <w:r>
        <w:rPr>
          <w:spacing w:val="40"/>
          <w:sz w:val="24"/>
          <w:szCs w:val="24"/>
        </w:rPr>
        <w:t xml:space="preserve"> </w:t>
      </w:r>
      <w:r>
        <w:rPr>
          <w:sz w:val="24"/>
          <w:szCs w:val="24"/>
        </w:rPr>
        <w:t>randomly</w:t>
      </w:r>
      <w:r>
        <w:rPr>
          <w:spacing w:val="40"/>
          <w:sz w:val="24"/>
          <w:szCs w:val="24"/>
        </w:rPr>
        <w:t xml:space="preserve"> </w:t>
      </w:r>
      <w:r>
        <w:rPr>
          <w:sz w:val="24"/>
          <w:szCs w:val="24"/>
        </w:rPr>
        <w:t>generated,</w:t>
      </w:r>
      <w:r>
        <w:rPr>
          <w:spacing w:val="40"/>
          <w:sz w:val="24"/>
          <w:szCs w:val="24"/>
        </w:rPr>
        <w:t xml:space="preserve"> </w:t>
      </w:r>
      <w:r>
        <w:rPr>
          <w:sz w:val="24"/>
          <w:szCs w:val="24"/>
        </w:rPr>
        <w:t>and</w:t>
      </w:r>
      <w:r>
        <w:rPr>
          <w:spacing w:val="58"/>
          <w:sz w:val="24"/>
          <w:szCs w:val="24"/>
        </w:rPr>
        <w:t xml:space="preserve"> </w:t>
      </w:r>
      <w:r>
        <w:rPr>
          <w:sz w:val="24"/>
          <w:szCs w:val="24"/>
        </w:rPr>
        <w:t>7 individuals at the Pareto front were selected from the primary generation as the parents of the next generation, evolving for 30 generations. As shown in Figure 10 The complexity of 30 generations, flops, is x-axis, accuracy error, acc</w:t>
      </w:r>
      <w:r>
        <w:rPr>
          <w:spacing w:val="80"/>
          <w:sz w:val="24"/>
          <w:szCs w:val="24"/>
        </w:rPr>
        <w:t xml:space="preserve"> </w:t>
      </w:r>
      <w:r>
        <w:rPr>
          <w:sz w:val="24"/>
          <w:szCs w:val="24"/>
        </w:rPr>
        <w:t>error is the image</w:t>
      </w:r>
      <w:r>
        <w:rPr>
          <w:spacing w:val="31"/>
          <w:sz w:val="24"/>
          <w:szCs w:val="24"/>
        </w:rPr>
        <w:t xml:space="preserve"> </w:t>
      </w:r>
      <w:r>
        <w:rPr>
          <w:sz w:val="24"/>
          <w:szCs w:val="24"/>
        </w:rPr>
        <w:t>of</w:t>
      </w:r>
      <w:r>
        <w:rPr>
          <w:spacing w:val="30"/>
          <w:sz w:val="24"/>
          <w:szCs w:val="24"/>
        </w:rPr>
        <w:t xml:space="preserve"> </w:t>
      </w:r>
      <w:r>
        <w:rPr>
          <w:sz w:val="24"/>
          <w:szCs w:val="24"/>
        </w:rPr>
        <w:t>the</w:t>
      </w:r>
      <w:r>
        <w:rPr>
          <w:spacing w:val="31"/>
          <w:sz w:val="24"/>
          <w:szCs w:val="24"/>
        </w:rPr>
        <w:t xml:space="preserve"> </w:t>
      </w:r>
      <w:r>
        <w:rPr>
          <w:sz w:val="24"/>
          <w:szCs w:val="24"/>
        </w:rPr>
        <w:t>y-axis.</w:t>
      </w:r>
      <w:r>
        <w:rPr>
          <w:spacing w:val="31"/>
          <w:sz w:val="24"/>
          <w:szCs w:val="24"/>
        </w:rPr>
        <w:t xml:space="preserve"> </w:t>
      </w:r>
      <w:r>
        <w:rPr>
          <w:sz w:val="24"/>
          <w:szCs w:val="24"/>
        </w:rPr>
        <w:t>Red</w:t>
      </w:r>
      <w:r>
        <w:rPr>
          <w:spacing w:val="30"/>
          <w:sz w:val="24"/>
          <w:szCs w:val="24"/>
        </w:rPr>
        <w:t xml:space="preserve"> </w:t>
      </w:r>
      <w:r>
        <w:rPr>
          <w:sz w:val="24"/>
          <w:szCs w:val="24"/>
        </w:rPr>
        <w:t>dots</w:t>
      </w:r>
      <w:r>
        <w:rPr>
          <w:spacing w:val="31"/>
          <w:sz w:val="24"/>
          <w:szCs w:val="24"/>
        </w:rPr>
        <w:t xml:space="preserve"> </w:t>
      </w:r>
      <w:r>
        <w:rPr>
          <w:sz w:val="24"/>
          <w:szCs w:val="24"/>
        </w:rPr>
        <w:t>are</w:t>
      </w:r>
      <w:r>
        <w:rPr>
          <w:spacing w:val="31"/>
          <w:sz w:val="24"/>
          <w:szCs w:val="24"/>
        </w:rPr>
        <w:t xml:space="preserve"> </w:t>
      </w:r>
      <w:r>
        <w:rPr>
          <w:sz w:val="24"/>
          <w:szCs w:val="24"/>
        </w:rPr>
        <w:t>used</w:t>
      </w:r>
      <w:r>
        <w:rPr>
          <w:spacing w:val="30"/>
          <w:sz w:val="24"/>
          <w:szCs w:val="24"/>
        </w:rPr>
        <w:t xml:space="preserve"> </w:t>
      </w:r>
      <w:r>
        <w:rPr>
          <w:sz w:val="24"/>
          <w:szCs w:val="24"/>
        </w:rPr>
        <w:t>to</w:t>
      </w:r>
      <w:r>
        <w:rPr>
          <w:spacing w:val="31"/>
          <w:sz w:val="24"/>
          <w:szCs w:val="24"/>
        </w:rPr>
        <w:t xml:space="preserve"> </w:t>
      </w:r>
      <w:r>
        <w:rPr>
          <w:sz w:val="24"/>
          <w:szCs w:val="24"/>
        </w:rPr>
        <w:t>mark</w:t>
      </w:r>
      <w:r>
        <w:rPr>
          <w:spacing w:val="31"/>
          <w:sz w:val="24"/>
          <w:szCs w:val="24"/>
        </w:rPr>
        <w:t xml:space="preserve"> </w:t>
      </w:r>
      <w:r>
        <w:rPr>
          <w:sz w:val="24"/>
          <w:szCs w:val="24"/>
        </w:rPr>
        <w:t>the</w:t>
      </w:r>
      <w:r>
        <w:rPr>
          <w:spacing w:val="30"/>
          <w:sz w:val="24"/>
          <w:szCs w:val="24"/>
        </w:rPr>
        <w:t xml:space="preserve"> </w:t>
      </w:r>
      <w:r>
        <w:rPr>
          <w:sz w:val="24"/>
          <w:szCs w:val="24"/>
        </w:rPr>
        <w:t>dots</w:t>
      </w:r>
      <w:r>
        <w:rPr>
          <w:spacing w:val="31"/>
          <w:sz w:val="24"/>
          <w:szCs w:val="24"/>
        </w:rPr>
        <w:t xml:space="preserve"> </w:t>
      </w:r>
      <w:r>
        <w:rPr>
          <w:sz w:val="24"/>
          <w:szCs w:val="24"/>
        </w:rPr>
        <w:t>of the last generations of individuals. Flops refers to the number of</w:t>
      </w:r>
      <w:r>
        <w:rPr>
          <w:spacing w:val="34"/>
          <w:sz w:val="24"/>
          <w:szCs w:val="24"/>
        </w:rPr>
        <w:t xml:space="preserve"> </w:t>
      </w:r>
      <w:r>
        <w:rPr>
          <w:sz w:val="24"/>
          <w:szCs w:val="24"/>
        </w:rPr>
        <w:t>matrix</w:t>
      </w:r>
      <w:r>
        <w:rPr>
          <w:spacing w:val="34"/>
          <w:sz w:val="24"/>
          <w:szCs w:val="24"/>
        </w:rPr>
        <w:t xml:space="preserve"> </w:t>
      </w:r>
      <w:r>
        <w:rPr>
          <w:sz w:val="24"/>
          <w:szCs w:val="24"/>
        </w:rPr>
        <w:t>operations</w:t>
      </w:r>
      <w:r>
        <w:rPr>
          <w:spacing w:val="34"/>
          <w:sz w:val="24"/>
          <w:szCs w:val="24"/>
        </w:rPr>
        <w:t xml:space="preserve"> </w:t>
      </w:r>
      <w:r>
        <w:rPr>
          <w:sz w:val="24"/>
          <w:szCs w:val="24"/>
        </w:rPr>
        <w:t>in</w:t>
      </w:r>
      <w:r>
        <w:rPr>
          <w:spacing w:val="34"/>
          <w:sz w:val="24"/>
          <w:szCs w:val="24"/>
        </w:rPr>
        <w:t xml:space="preserve"> </w:t>
      </w:r>
      <w:r>
        <w:rPr>
          <w:sz w:val="24"/>
          <w:szCs w:val="24"/>
        </w:rPr>
        <w:t>the</w:t>
      </w:r>
      <w:r>
        <w:rPr>
          <w:spacing w:val="34"/>
          <w:sz w:val="24"/>
          <w:szCs w:val="24"/>
        </w:rPr>
        <w:t xml:space="preserve"> </w:t>
      </w:r>
      <w:r>
        <w:rPr>
          <w:sz w:val="24"/>
          <w:szCs w:val="24"/>
        </w:rPr>
        <w:t>process</w:t>
      </w:r>
      <w:r>
        <w:rPr>
          <w:spacing w:val="34"/>
          <w:sz w:val="24"/>
          <w:szCs w:val="24"/>
        </w:rPr>
        <w:t xml:space="preserve"> </w:t>
      </w:r>
      <w:r>
        <w:rPr>
          <w:sz w:val="24"/>
          <w:szCs w:val="24"/>
        </w:rPr>
        <w:t>of</w:t>
      </w:r>
      <w:r>
        <w:rPr>
          <w:spacing w:val="34"/>
          <w:sz w:val="24"/>
          <w:szCs w:val="24"/>
        </w:rPr>
        <w:t xml:space="preserve"> </w:t>
      </w:r>
      <w:r>
        <w:rPr>
          <w:sz w:val="24"/>
          <w:szCs w:val="24"/>
        </w:rPr>
        <w:t>network</w:t>
      </w:r>
      <w:r>
        <w:rPr>
          <w:spacing w:val="34"/>
          <w:sz w:val="24"/>
          <w:szCs w:val="24"/>
        </w:rPr>
        <w:t xml:space="preserve"> </w:t>
      </w:r>
      <w:r>
        <w:rPr>
          <w:sz w:val="24"/>
          <w:szCs w:val="24"/>
        </w:rPr>
        <w:t>recognition. Divide by the number of matrix operations of hypernetwork, for</w:t>
      </w:r>
      <w:r>
        <w:rPr>
          <w:spacing w:val="39"/>
          <w:sz w:val="24"/>
          <w:szCs w:val="24"/>
        </w:rPr>
        <w:t xml:space="preserve"> </w:t>
      </w:r>
      <w:r>
        <w:rPr>
          <w:sz w:val="24"/>
          <w:szCs w:val="24"/>
        </w:rPr>
        <w:t>converting</w:t>
      </w:r>
      <w:r>
        <w:rPr>
          <w:spacing w:val="39"/>
          <w:sz w:val="24"/>
          <w:szCs w:val="24"/>
        </w:rPr>
        <w:t xml:space="preserve"> </w:t>
      </w:r>
      <w:r>
        <w:rPr>
          <w:sz w:val="24"/>
          <w:szCs w:val="24"/>
        </w:rPr>
        <w:t>the</w:t>
      </w:r>
      <w:r>
        <w:rPr>
          <w:spacing w:val="39"/>
          <w:sz w:val="24"/>
          <w:szCs w:val="24"/>
        </w:rPr>
        <w:t xml:space="preserve"> </w:t>
      </w:r>
      <w:r>
        <w:rPr>
          <w:sz w:val="24"/>
          <w:szCs w:val="24"/>
        </w:rPr>
        <w:t>flops</w:t>
      </w:r>
      <w:r>
        <w:rPr>
          <w:spacing w:val="39"/>
          <w:sz w:val="24"/>
          <w:szCs w:val="24"/>
        </w:rPr>
        <w:t xml:space="preserve"> </w:t>
      </w:r>
      <w:r>
        <w:rPr>
          <w:sz w:val="24"/>
          <w:szCs w:val="24"/>
        </w:rPr>
        <w:t>index</w:t>
      </w:r>
      <w:r>
        <w:rPr>
          <w:spacing w:val="39"/>
          <w:sz w:val="24"/>
          <w:szCs w:val="24"/>
        </w:rPr>
        <w:t xml:space="preserve"> </w:t>
      </w:r>
      <w:r>
        <w:rPr>
          <w:sz w:val="24"/>
          <w:szCs w:val="24"/>
        </w:rPr>
        <w:t>into</w:t>
      </w:r>
      <w:r>
        <w:rPr>
          <w:spacing w:val="39"/>
          <w:sz w:val="24"/>
          <w:szCs w:val="24"/>
        </w:rPr>
        <w:t xml:space="preserve"> </w:t>
      </w:r>
      <w:r>
        <w:rPr>
          <w:sz w:val="24"/>
          <w:szCs w:val="24"/>
        </w:rPr>
        <w:t>a</w:t>
      </w:r>
      <w:r>
        <w:rPr>
          <w:spacing w:val="39"/>
          <w:sz w:val="24"/>
          <w:szCs w:val="24"/>
        </w:rPr>
        <w:t xml:space="preserve"> </w:t>
      </w:r>
      <w:r>
        <w:rPr>
          <w:sz w:val="24"/>
          <w:szCs w:val="24"/>
        </w:rPr>
        <w:t>range</w:t>
      </w:r>
      <w:r>
        <w:rPr>
          <w:spacing w:val="39"/>
          <w:sz w:val="24"/>
          <w:szCs w:val="24"/>
        </w:rPr>
        <w:t xml:space="preserve"> </w:t>
      </w:r>
      <w:r>
        <w:rPr>
          <w:sz w:val="24"/>
          <w:szCs w:val="24"/>
        </w:rPr>
        <w:t>of</w:t>
      </w:r>
      <w:r>
        <w:rPr>
          <w:spacing w:val="39"/>
          <w:sz w:val="24"/>
          <w:szCs w:val="24"/>
        </w:rPr>
        <w:t xml:space="preserve"> </w:t>
      </w:r>
      <w:r>
        <w:rPr>
          <w:sz w:val="24"/>
          <w:szCs w:val="24"/>
        </w:rPr>
        <w:t>0</w:t>
      </w:r>
      <w:r>
        <w:rPr>
          <w:spacing w:val="39"/>
          <w:sz w:val="24"/>
          <w:szCs w:val="24"/>
        </w:rPr>
        <w:t xml:space="preserve"> </w:t>
      </w:r>
      <w:r>
        <w:rPr>
          <w:sz w:val="24"/>
          <w:szCs w:val="24"/>
        </w:rPr>
        <w:t>to</w:t>
      </w:r>
      <w:r>
        <w:rPr>
          <w:spacing w:val="39"/>
          <w:sz w:val="24"/>
          <w:szCs w:val="24"/>
        </w:rPr>
        <w:t xml:space="preserve"> </w:t>
      </w:r>
      <w:r>
        <w:rPr>
          <w:sz w:val="24"/>
          <w:szCs w:val="24"/>
        </w:rPr>
        <w:t>1.</w:t>
      </w:r>
      <w:r>
        <w:rPr>
          <w:spacing w:val="39"/>
          <w:sz w:val="24"/>
          <w:szCs w:val="24"/>
        </w:rPr>
        <w:t xml:space="preserve"> </w:t>
      </w:r>
      <w:r>
        <w:rPr>
          <w:sz w:val="24"/>
          <w:szCs w:val="24"/>
        </w:rPr>
        <w:t>Acc error refers to 1-acc, so the smaller the acc</w:t>
      </w:r>
      <w:r>
        <w:rPr>
          <w:spacing w:val="40"/>
          <w:sz w:val="24"/>
          <w:szCs w:val="24"/>
        </w:rPr>
        <w:t xml:space="preserve"> </w:t>
      </w:r>
      <w:r>
        <w:rPr>
          <w:sz w:val="24"/>
          <w:szCs w:val="24"/>
        </w:rPr>
        <w:t>error, the higher</w:t>
      </w:r>
      <w:r>
        <w:rPr>
          <w:spacing w:val="40"/>
          <w:sz w:val="24"/>
          <w:szCs w:val="24"/>
        </w:rPr>
        <w:t xml:space="preserve"> </w:t>
      </w:r>
      <w:r>
        <w:rPr>
          <w:sz w:val="24"/>
          <w:szCs w:val="24"/>
        </w:rPr>
        <w:t>the</w:t>
      </w:r>
      <w:r>
        <w:rPr>
          <w:spacing w:val="25"/>
          <w:sz w:val="24"/>
          <w:szCs w:val="24"/>
        </w:rPr>
        <w:t xml:space="preserve"> </w:t>
      </w:r>
      <w:r>
        <w:rPr>
          <w:sz w:val="24"/>
          <w:szCs w:val="24"/>
        </w:rPr>
        <w:t>accuracy.</w:t>
      </w:r>
      <w:r>
        <w:rPr>
          <w:spacing w:val="25"/>
          <w:sz w:val="24"/>
          <w:szCs w:val="24"/>
        </w:rPr>
        <w:t xml:space="preserve"> </w:t>
      </w:r>
      <w:r>
        <w:rPr>
          <w:sz w:val="24"/>
          <w:szCs w:val="24"/>
        </w:rPr>
        <w:t>It</w:t>
      </w:r>
      <w:r>
        <w:rPr>
          <w:spacing w:val="25"/>
          <w:sz w:val="24"/>
          <w:szCs w:val="24"/>
        </w:rPr>
        <w:t xml:space="preserve"> </w:t>
      </w:r>
      <w:r>
        <w:rPr>
          <w:sz w:val="24"/>
          <w:szCs w:val="24"/>
        </w:rPr>
        <w:t>can</w:t>
      </w:r>
      <w:r>
        <w:rPr>
          <w:spacing w:val="25"/>
          <w:sz w:val="24"/>
          <w:szCs w:val="24"/>
        </w:rPr>
        <w:t xml:space="preserve"> </w:t>
      </w:r>
      <w:r>
        <w:rPr>
          <w:sz w:val="24"/>
          <w:szCs w:val="24"/>
        </w:rPr>
        <w:t>be</w:t>
      </w:r>
      <w:r>
        <w:rPr>
          <w:spacing w:val="25"/>
          <w:sz w:val="24"/>
          <w:szCs w:val="24"/>
        </w:rPr>
        <w:t xml:space="preserve"> </w:t>
      </w:r>
      <w:r>
        <w:rPr>
          <w:sz w:val="24"/>
          <w:szCs w:val="24"/>
        </w:rPr>
        <w:t>seen</w:t>
      </w:r>
      <w:r>
        <w:rPr>
          <w:spacing w:val="25"/>
          <w:sz w:val="24"/>
          <w:szCs w:val="24"/>
        </w:rPr>
        <w:t xml:space="preserve"> </w:t>
      </w:r>
      <w:r>
        <w:rPr>
          <w:sz w:val="24"/>
          <w:szCs w:val="24"/>
        </w:rPr>
        <w:t>from</w:t>
      </w:r>
      <w:r>
        <w:rPr>
          <w:spacing w:val="25"/>
          <w:sz w:val="24"/>
          <w:szCs w:val="24"/>
        </w:rPr>
        <w:t xml:space="preserve"> </w:t>
      </w:r>
      <w:r>
        <w:rPr>
          <w:sz w:val="24"/>
          <w:szCs w:val="24"/>
        </w:rPr>
        <w:t>the</w:t>
      </w:r>
      <w:r>
        <w:rPr>
          <w:spacing w:val="25"/>
          <w:sz w:val="24"/>
          <w:szCs w:val="24"/>
        </w:rPr>
        <w:t xml:space="preserve"> </w:t>
      </w:r>
      <w:r>
        <w:rPr>
          <w:sz w:val="24"/>
          <w:szCs w:val="24"/>
        </w:rPr>
        <w:t>Figure</w:t>
      </w:r>
      <w:r>
        <w:rPr>
          <w:spacing w:val="25"/>
          <w:sz w:val="24"/>
          <w:szCs w:val="24"/>
        </w:rPr>
        <w:t xml:space="preserve"> </w:t>
      </w:r>
      <w:r>
        <w:rPr>
          <w:sz w:val="24"/>
          <w:szCs w:val="24"/>
        </w:rPr>
        <w:t>10</w:t>
      </w:r>
      <w:r>
        <w:rPr>
          <w:spacing w:val="25"/>
          <w:sz w:val="24"/>
          <w:szCs w:val="24"/>
        </w:rPr>
        <w:t xml:space="preserve"> </w:t>
      </w:r>
      <w:r>
        <w:rPr>
          <w:sz w:val="24"/>
          <w:szCs w:val="24"/>
        </w:rPr>
        <w:t>that</w:t>
      </w:r>
      <w:r>
        <w:rPr>
          <w:spacing w:val="25"/>
          <w:sz w:val="24"/>
          <w:szCs w:val="24"/>
        </w:rPr>
        <w:t xml:space="preserve"> </w:t>
      </w:r>
      <w:r>
        <w:rPr>
          <w:sz w:val="24"/>
          <w:szCs w:val="24"/>
        </w:rPr>
        <w:t>the</w:t>
      </w:r>
      <w:r>
        <w:rPr>
          <w:spacing w:val="25"/>
          <w:sz w:val="24"/>
          <w:szCs w:val="24"/>
        </w:rPr>
        <w:t xml:space="preserve"> </w:t>
      </w:r>
      <w:r>
        <w:rPr>
          <w:sz w:val="24"/>
          <w:szCs w:val="24"/>
        </w:rPr>
        <w:t>last individual</w:t>
      </w:r>
      <w:r>
        <w:rPr>
          <w:spacing w:val="19"/>
          <w:sz w:val="24"/>
          <w:szCs w:val="24"/>
        </w:rPr>
        <w:t xml:space="preserve"> </w:t>
      </w:r>
      <w:r>
        <w:rPr>
          <w:sz w:val="24"/>
          <w:szCs w:val="24"/>
        </w:rPr>
        <w:t>evolved</w:t>
      </w:r>
      <w:r>
        <w:rPr>
          <w:spacing w:val="19"/>
          <w:sz w:val="24"/>
          <w:szCs w:val="24"/>
        </w:rPr>
        <w:t xml:space="preserve"> </w:t>
      </w:r>
      <w:r>
        <w:rPr>
          <w:sz w:val="24"/>
          <w:szCs w:val="24"/>
        </w:rPr>
        <w:t>to the</w:t>
      </w:r>
      <w:r>
        <w:rPr>
          <w:spacing w:val="19"/>
          <w:sz w:val="24"/>
          <w:szCs w:val="24"/>
        </w:rPr>
        <w:t xml:space="preserve"> </w:t>
      </w:r>
      <w:r>
        <w:rPr>
          <w:sz w:val="24"/>
          <w:szCs w:val="24"/>
        </w:rPr>
        <w:t>position</w:t>
      </w:r>
      <w:r>
        <w:rPr>
          <w:spacing w:val="19"/>
          <w:sz w:val="24"/>
          <w:szCs w:val="24"/>
        </w:rPr>
        <w:t xml:space="preserve"> </w:t>
      </w:r>
      <w:r>
        <w:rPr>
          <w:sz w:val="24"/>
          <w:szCs w:val="24"/>
        </w:rPr>
        <w:t>in</w:t>
      </w:r>
      <w:r>
        <w:rPr>
          <w:spacing w:val="19"/>
          <w:sz w:val="24"/>
          <w:szCs w:val="24"/>
        </w:rPr>
        <w:t xml:space="preserve"> </w:t>
      </w:r>
      <w:r>
        <w:rPr>
          <w:sz w:val="24"/>
          <w:szCs w:val="24"/>
        </w:rPr>
        <w:t>the</w:t>
      </w:r>
      <w:r>
        <w:rPr>
          <w:spacing w:val="19"/>
          <w:sz w:val="24"/>
          <w:szCs w:val="24"/>
        </w:rPr>
        <w:t xml:space="preserve"> </w:t>
      </w:r>
      <w:r>
        <w:rPr>
          <w:sz w:val="24"/>
          <w:szCs w:val="24"/>
        </w:rPr>
        <w:t>lower left</w:t>
      </w:r>
      <w:r>
        <w:rPr>
          <w:spacing w:val="19"/>
          <w:sz w:val="24"/>
          <w:szCs w:val="24"/>
        </w:rPr>
        <w:t xml:space="preserve"> </w:t>
      </w:r>
      <w:r>
        <w:rPr>
          <w:sz w:val="24"/>
          <w:szCs w:val="24"/>
        </w:rPr>
        <w:t>corner</w:t>
      </w:r>
      <w:r>
        <w:rPr>
          <w:spacing w:val="19"/>
          <w:sz w:val="24"/>
          <w:szCs w:val="24"/>
        </w:rPr>
        <w:t xml:space="preserve"> </w:t>
      </w:r>
      <w:r>
        <w:rPr>
          <w:sz w:val="24"/>
          <w:szCs w:val="24"/>
        </w:rPr>
        <w:t>of the</w:t>
      </w:r>
      <w:r>
        <w:rPr>
          <w:spacing w:val="-2"/>
          <w:sz w:val="24"/>
          <w:szCs w:val="24"/>
        </w:rPr>
        <w:t xml:space="preserve"> </w:t>
      </w:r>
      <w:r>
        <w:rPr>
          <w:sz w:val="24"/>
          <w:szCs w:val="24"/>
        </w:rPr>
        <w:t>figure,</w:t>
      </w:r>
      <w:r>
        <w:rPr>
          <w:spacing w:val="-2"/>
          <w:sz w:val="24"/>
          <w:szCs w:val="24"/>
        </w:rPr>
        <w:t xml:space="preserve"> </w:t>
      </w:r>
      <w:r>
        <w:rPr>
          <w:sz w:val="24"/>
          <w:szCs w:val="24"/>
        </w:rPr>
        <w:t>representing</w:t>
      </w:r>
      <w:r>
        <w:rPr>
          <w:spacing w:val="-2"/>
          <w:sz w:val="24"/>
          <w:szCs w:val="24"/>
        </w:rPr>
        <w:t xml:space="preserve"> </w:t>
      </w:r>
      <w:r>
        <w:rPr>
          <w:sz w:val="24"/>
          <w:szCs w:val="24"/>
        </w:rPr>
        <w:t>higher</w:t>
      </w:r>
      <w:r>
        <w:rPr>
          <w:spacing w:val="-2"/>
          <w:sz w:val="24"/>
          <w:szCs w:val="24"/>
        </w:rPr>
        <w:t xml:space="preserve"> </w:t>
      </w:r>
      <w:r>
        <w:rPr>
          <w:sz w:val="24"/>
          <w:szCs w:val="24"/>
        </w:rPr>
        <w:t>accuracy</w:t>
      </w:r>
      <w:r>
        <w:rPr>
          <w:spacing w:val="-2"/>
          <w:sz w:val="24"/>
          <w:szCs w:val="24"/>
        </w:rPr>
        <w:t xml:space="preserve"> </w:t>
      </w:r>
      <w:r>
        <w:rPr>
          <w:sz w:val="24"/>
          <w:szCs w:val="24"/>
        </w:rPr>
        <w:t>and</w:t>
      </w:r>
      <w:r>
        <w:rPr>
          <w:spacing w:val="-2"/>
          <w:sz w:val="24"/>
          <w:szCs w:val="24"/>
        </w:rPr>
        <w:t xml:space="preserve"> </w:t>
      </w:r>
      <w:r>
        <w:rPr>
          <w:sz w:val="24"/>
          <w:szCs w:val="24"/>
        </w:rPr>
        <w:t>lower</w:t>
      </w:r>
      <w:r>
        <w:rPr>
          <w:spacing w:val="-2"/>
          <w:sz w:val="24"/>
          <w:szCs w:val="24"/>
        </w:rPr>
        <w:t xml:space="preserve"> complexity.</w:t>
      </w:r>
    </w:p>
    <w:p w14:paraId="168377D7" w14:textId="77777777" w:rsidR="00116FE7" w:rsidRDefault="00116FE7" w:rsidP="00116FE7">
      <w:pPr>
        <w:pStyle w:val="a5"/>
        <w:spacing w:line="250" w:lineRule="auto"/>
        <w:ind w:firstLineChars="200" w:firstLine="472"/>
        <w:jc w:val="both"/>
        <w:rPr>
          <w:spacing w:val="-2"/>
          <w:sz w:val="24"/>
          <w:szCs w:val="24"/>
        </w:rPr>
      </w:pPr>
    </w:p>
    <w:p w14:paraId="4C99247C" w14:textId="77777777" w:rsidR="00116FE7" w:rsidRDefault="00116FE7" w:rsidP="00116FE7">
      <w:pPr>
        <w:pStyle w:val="a5"/>
        <w:keepNext/>
        <w:spacing w:line="249" w:lineRule="auto"/>
        <w:ind w:left="119" w:right="177" w:firstLine="199"/>
        <w:jc w:val="both"/>
      </w:pPr>
      <w:r>
        <w:rPr>
          <w:noProof/>
          <w:spacing w:val="-2"/>
        </w:rPr>
        <w:lastRenderedPageBreak/>
        <w:drawing>
          <wp:inline distT="0" distB="0" distL="0" distR="0" wp14:anchorId="508D89F3" wp14:editId="60F2109C">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2A19776C" w14:textId="77777777" w:rsidR="00116FE7" w:rsidRDefault="00116FE7" w:rsidP="00116FE7">
      <w:pPr>
        <w:pStyle w:val="ae"/>
        <w:jc w:val="center"/>
      </w:pPr>
      <w:r>
        <w:t xml:space="preserve">Figure </w:t>
      </w:r>
      <w:fldSimple w:instr=" SEQ Figure \* ARABIC ">
        <w:r>
          <w:rPr>
            <w:noProof/>
          </w:rPr>
          <w:t>10</w:t>
        </w:r>
      </w:fldSimple>
      <w:r>
        <w:t xml:space="preserve"> GNN revolution result.</w:t>
      </w:r>
    </w:p>
    <w:tbl>
      <w:tblPr>
        <w:tblStyle w:val="af"/>
        <w:tblW w:w="0" w:type="auto"/>
        <w:tblLook w:val="04A0" w:firstRow="1" w:lastRow="0" w:firstColumn="1" w:lastColumn="0" w:noHBand="0" w:noVBand="1"/>
      </w:tblPr>
      <w:tblGrid>
        <w:gridCol w:w="2074"/>
        <w:gridCol w:w="2074"/>
        <w:gridCol w:w="2074"/>
        <w:gridCol w:w="2074"/>
      </w:tblGrid>
      <w:tr w:rsidR="00116FE7" w14:paraId="6744D878" w14:textId="77777777" w:rsidTr="00D9111A">
        <w:tc>
          <w:tcPr>
            <w:tcW w:w="2074" w:type="dxa"/>
          </w:tcPr>
          <w:p w14:paraId="2E0743ED" w14:textId="77777777" w:rsidR="00116FE7" w:rsidRDefault="00116FE7" w:rsidP="003A2BF0">
            <w:pPr>
              <w:jc w:val="center"/>
            </w:pPr>
            <w:commentRangeStart w:id="29"/>
            <w:r>
              <w:rPr>
                <w:rFonts w:hint="eastAsia"/>
              </w:rPr>
              <w:t>G</w:t>
            </w:r>
            <w:r>
              <w:t>eneration</w:t>
            </w:r>
          </w:p>
        </w:tc>
        <w:tc>
          <w:tcPr>
            <w:tcW w:w="2074" w:type="dxa"/>
          </w:tcPr>
          <w:p w14:paraId="67C59ED5" w14:textId="77777777" w:rsidR="00116FE7" w:rsidRDefault="00116FE7" w:rsidP="00116FE7">
            <w:pPr>
              <w:jc w:val="center"/>
            </w:pPr>
            <w:r>
              <w:rPr>
                <w:rFonts w:hint="eastAsia"/>
              </w:rPr>
              <w:t>G</w:t>
            </w:r>
            <w:r>
              <w:t>ene Code</w:t>
            </w:r>
          </w:p>
        </w:tc>
        <w:tc>
          <w:tcPr>
            <w:tcW w:w="2074" w:type="dxa"/>
          </w:tcPr>
          <w:p w14:paraId="236B3303" w14:textId="77777777" w:rsidR="00116FE7" w:rsidRDefault="00116FE7" w:rsidP="00116FE7">
            <w:pPr>
              <w:jc w:val="center"/>
            </w:pPr>
            <w:r>
              <w:rPr>
                <w:rFonts w:hint="eastAsia"/>
              </w:rPr>
              <w:t>A</w:t>
            </w:r>
            <w:r>
              <w:t>ccuracy</w:t>
            </w:r>
          </w:p>
        </w:tc>
        <w:tc>
          <w:tcPr>
            <w:tcW w:w="2074" w:type="dxa"/>
          </w:tcPr>
          <w:p w14:paraId="6290C790" w14:textId="77777777" w:rsidR="00116FE7" w:rsidRDefault="00116FE7" w:rsidP="00116FE7">
            <w:pPr>
              <w:jc w:val="center"/>
            </w:pPr>
            <w:r>
              <w:rPr>
                <w:rFonts w:ascii="宋体" w:eastAsia="宋体" w:hAnsi="宋体"/>
                <w:sz w:val="20"/>
                <w:szCs w:val="20"/>
              </w:rPr>
              <w:t>Flops</w:t>
            </w:r>
          </w:p>
        </w:tc>
      </w:tr>
      <w:tr w:rsidR="00116FE7" w14:paraId="666F4100" w14:textId="77777777" w:rsidTr="00D9111A">
        <w:tc>
          <w:tcPr>
            <w:tcW w:w="2074" w:type="dxa"/>
          </w:tcPr>
          <w:p w14:paraId="573168C8" w14:textId="3FC8C351" w:rsidR="00116FE7" w:rsidRDefault="003A2BF0" w:rsidP="003A2BF0">
            <w:pPr>
              <w:jc w:val="center"/>
              <w:rPr>
                <w:lang w:eastAsia="zh-CN"/>
              </w:rPr>
            </w:pPr>
            <w:r>
              <w:rPr>
                <w:rFonts w:hint="eastAsia"/>
                <w:lang w:eastAsia="zh-CN"/>
              </w:rPr>
              <w:t>0</w:t>
            </w:r>
          </w:p>
        </w:tc>
        <w:tc>
          <w:tcPr>
            <w:tcW w:w="2074" w:type="dxa"/>
          </w:tcPr>
          <w:p w14:paraId="1D8D9DCB" w14:textId="77777777" w:rsidR="00116FE7" w:rsidRPr="003A2BF0" w:rsidRDefault="00116FE7" w:rsidP="00116FE7">
            <w:pPr>
              <w:jc w:val="center"/>
              <w:rPr>
                <w:lang w:val="en-US" w:eastAsia="zh-CN"/>
              </w:rPr>
            </w:pPr>
          </w:p>
        </w:tc>
        <w:tc>
          <w:tcPr>
            <w:tcW w:w="2074" w:type="dxa"/>
          </w:tcPr>
          <w:p w14:paraId="5CEB461E" w14:textId="7F09674B" w:rsidR="00116FE7" w:rsidRDefault="004532A1" w:rsidP="00116FE7">
            <w:pPr>
              <w:jc w:val="center"/>
            </w:pPr>
            <w:r w:rsidRPr="004532A1">
              <w:t>93.38</w:t>
            </w:r>
            <w:r>
              <w:t>%</w:t>
            </w:r>
          </w:p>
        </w:tc>
        <w:tc>
          <w:tcPr>
            <w:tcW w:w="2074" w:type="dxa"/>
          </w:tcPr>
          <w:p w14:paraId="48EDD0C7" w14:textId="42C111B4" w:rsidR="00116FE7" w:rsidRDefault="007E147A" w:rsidP="00116FE7">
            <w:pPr>
              <w:jc w:val="center"/>
            </w:pPr>
            <w:r w:rsidRPr="007E147A">
              <w:t>5.75</w:t>
            </w:r>
          </w:p>
        </w:tc>
      </w:tr>
      <w:tr w:rsidR="00116FE7" w14:paraId="45929566" w14:textId="77777777" w:rsidTr="00D9111A">
        <w:tc>
          <w:tcPr>
            <w:tcW w:w="2074" w:type="dxa"/>
          </w:tcPr>
          <w:p w14:paraId="551D8D9E" w14:textId="72EF1F42" w:rsidR="00116FE7" w:rsidRDefault="003A2BF0" w:rsidP="003A2BF0">
            <w:pPr>
              <w:jc w:val="center"/>
            </w:pPr>
            <w:r>
              <w:rPr>
                <w:rFonts w:hint="eastAsia"/>
              </w:rPr>
              <w:t>1</w:t>
            </w:r>
          </w:p>
        </w:tc>
        <w:tc>
          <w:tcPr>
            <w:tcW w:w="2074" w:type="dxa"/>
          </w:tcPr>
          <w:p w14:paraId="69CEC076" w14:textId="77777777" w:rsidR="00116FE7" w:rsidRDefault="00116FE7" w:rsidP="00116FE7">
            <w:pPr>
              <w:jc w:val="center"/>
            </w:pPr>
          </w:p>
        </w:tc>
        <w:tc>
          <w:tcPr>
            <w:tcW w:w="2074" w:type="dxa"/>
          </w:tcPr>
          <w:p w14:paraId="3BBA5572" w14:textId="7010C47D" w:rsidR="00116FE7" w:rsidRDefault="004532A1" w:rsidP="00116FE7">
            <w:pPr>
              <w:jc w:val="center"/>
            </w:pPr>
            <w:r w:rsidRPr="004532A1">
              <w:t>94.71</w:t>
            </w:r>
            <w:r>
              <w:t>%</w:t>
            </w:r>
          </w:p>
        </w:tc>
        <w:tc>
          <w:tcPr>
            <w:tcW w:w="2074" w:type="dxa"/>
          </w:tcPr>
          <w:p w14:paraId="766CC370" w14:textId="49B23667" w:rsidR="00116FE7" w:rsidRDefault="007E147A" w:rsidP="00116FE7">
            <w:pPr>
              <w:jc w:val="center"/>
            </w:pPr>
            <w:r w:rsidRPr="007E147A">
              <w:t>7.06</w:t>
            </w:r>
          </w:p>
        </w:tc>
      </w:tr>
      <w:tr w:rsidR="00116FE7" w14:paraId="7331AB8C" w14:textId="77777777" w:rsidTr="00D9111A">
        <w:tc>
          <w:tcPr>
            <w:tcW w:w="2074" w:type="dxa"/>
          </w:tcPr>
          <w:p w14:paraId="237A51AF" w14:textId="4154BC15" w:rsidR="00116FE7" w:rsidRDefault="003A2BF0" w:rsidP="003A2BF0">
            <w:pPr>
              <w:jc w:val="center"/>
            </w:pPr>
            <w:r>
              <w:rPr>
                <w:rFonts w:hint="eastAsia"/>
              </w:rPr>
              <w:t>2</w:t>
            </w:r>
          </w:p>
        </w:tc>
        <w:tc>
          <w:tcPr>
            <w:tcW w:w="2074" w:type="dxa"/>
          </w:tcPr>
          <w:p w14:paraId="269C6212" w14:textId="77777777" w:rsidR="00116FE7" w:rsidRDefault="00116FE7" w:rsidP="00116FE7">
            <w:pPr>
              <w:jc w:val="center"/>
            </w:pPr>
          </w:p>
        </w:tc>
        <w:tc>
          <w:tcPr>
            <w:tcW w:w="2074" w:type="dxa"/>
          </w:tcPr>
          <w:p w14:paraId="586B088E" w14:textId="7BEBF52A" w:rsidR="00116FE7" w:rsidRDefault="004532A1" w:rsidP="00116FE7">
            <w:pPr>
              <w:jc w:val="center"/>
            </w:pPr>
            <w:r w:rsidRPr="004532A1">
              <w:t>94.43</w:t>
            </w:r>
            <w:r>
              <w:t>%</w:t>
            </w:r>
          </w:p>
        </w:tc>
        <w:tc>
          <w:tcPr>
            <w:tcW w:w="2074" w:type="dxa"/>
          </w:tcPr>
          <w:p w14:paraId="1D341C62" w14:textId="024A59AC" w:rsidR="00116FE7" w:rsidRDefault="007E147A" w:rsidP="00116FE7">
            <w:pPr>
              <w:jc w:val="center"/>
            </w:pPr>
            <w:r w:rsidRPr="007E147A">
              <w:t>7.07</w:t>
            </w:r>
          </w:p>
        </w:tc>
      </w:tr>
      <w:tr w:rsidR="00116FE7" w14:paraId="394C0B60" w14:textId="77777777" w:rsidTr="00D9111A">
        <w:tc>
          <w:tcPr>
            <w:tcW w:w="2074" w:type="dxa"/>
          </w:tcPr>
          <w:p w14:paraId="538F12CB" w14:textId="6AC03B82" w:rsidR="00116FE7" w:rsidRDefault="003A2BF0" w:rsidP="003A2BF0">
            <w:pPr>
              <w:jc w:val="center"/>
            </w:pPr>
            <w:r>
              <w:rPr>
                <w:rFonts w:hint="eastAsia"/>
              </w:rPr>
              <w:t>3</w:t>
            </w:r>
          </w:p>
        </w:tc>
        <w:tc>
          <w:tcPr>
            <w:tcW w:w="2074" w:type="dxa"/>
          </w:tcPr>
          <w:p w14:paraId="32D0D62E" w14:textId="77777777" w:rsidR="00116FE7" w:rsidRDefault="00116FE7" w:rsidP="00116FE7">
            <w:pPr>
              <w:jc w:val="center"/>
            </w:pPr>
          </w:p>
        </w:tc>
        <w:tc>
          <w:tcPr>
            <w:tcW w:w="2074" w:type="dxa"/>
          </w:tcPr>
          <w:p w14:paraId="10B573C9" w14:textId="6F306299" w:rsidR="00116FE7" w:rsidRDefault="004532A1" w:rsidP="00116FE7">
            <w:pPr>
              <w:jc w:val="center"/>
            </w:pPr>
            <w:r w:rsidRPr="004532A1">
              <w:t>93.00</w:t>
            </w:r>
          </w:p>
        </w:tc>
        <w:tc>
          <w:tcPr>
            <w:tcW w:w="2074" w:type="dxa"/>
          </w:tcPr>
          <w:p w14:paraId="1C27AE07" w14:textId="716C5BD1" w:rsidR="00116FE7" w:rsidRDefault="007E147A" w:rsidP="00116FE7">
            <w:pPr>
              <w:jc w:val="center"/>
            </w:pPr>
            <w:r w:rsidRPr="007E147A">
              <w:t>7.07</w:t>
            </w:r>
          </w:p>
        </w:tc>
      </w:tr>
      <w:tr w:rsidR="00116FE7" w14:paraId="4798DFF8" w14:textId="77777777" w:rsidTr="00D9111A">
        <w:tc>
          <w:tcPr>
            <w:tcW w:w="2074" w:type="dxa"/>
          </w:tcPr>
          <w:p w14:paraId="355D2AA2" w14:textId="6BB7C7CF" w:rsidR="00116FE7" w:rsidRDefault="003A2BF0" w:rsidP="003A2BF0">
            <w:pPr>
              <w:jc w:val="center"/>
            </w:pPr>
            <w:r>
              <w:rPr>
                <w:rFonts w:hint="eastAsia"/>
              </w:rPr>
              <w:t>4</w:t>
            </w:r>
          </w:p>
        </w:tc>
        <w:tc>
          <w:tcPr>
            <w:tcW w:w="2074" w:type="dxa"/>
          </w:tcPr>
          <w:p w14:paraId="52394AA3" w14:textId="77777777" w:rsidR="00116FE7" w:rsidRDefault="00116FE7" w:rsidP="00116FE7">
            <w:pPr>
              <w:jc w:val="center"/>
            </w:pPr>
          </w:p>
        </w:tc>
        <w:tc>
          <w:tcPr>
            <w:tcW w:w="2074" w:type="dxa"/>
          </w:tcPr>
          <w:p w14:paraId="7AF13B7C" w14:textId="69F5F59C" w:rsidR="00116FE7" w:rsidRDefault="004532A1" w:rsidP="00116FE7">
            <w:pPr>
              <w:jc w:val="center"/>
            </w:pPr>
            <w:r w:rsidRPr="004532A1">
              <w:t>94.71</w:t>
            </w:r>
          </w:p>
        </w:tc>
        <w:tc>
          <w:tcPr>
            <w:tcW w:w="2074" w:type="dxa"/>
          </w:tcPr>
          <w:p w14:paraId="1383EFF2" w14:textId="591F90AF" w:rsidR="00116FE7" w:rsidRDefault="007E147A" w:rsidP="00116FE7">
            <w:pPr>
              <w:jc w:val="center"/>
            </w:pPr>
            <w:r w:rsidRPr="007E147A">
              <w:t>7.07</w:t>
            </w:r>
          </w:p>
        </w:tc>
      </w:tr>
      <w:tr w:rsidR="003A2BF0" w14:paraId="26B1D87E" w14:textId="77777777" w:rsidTr="00D9111A">
        <w:tc>
          <w:tcPr>
            <w:tcW w:w="2074" w:type="dxa"/>
          </w:tcPr>
          <w:p w14:paraId="43000611" w14:textId="778BC98D" w:rsidR="003A2BF0" w:rsidRDefault="003A2BF0" w:rsidP="003A2BF0">
            <w:pPr>
              <w:jc w:val="center"/>
            </w:pPr>
            <w:r>
              <w:rPr>
                <w:rFonts w:hint="eastAsia"/>
              </w:rPr>
              <w:t>5</w:t>
            </w:r>
          </w:p>
        </w:tc>
        <w:tc>
          <w:tcPr>
            <w:tcW w:w="2074" w:type="dxa"/>
          </w:tcPr>
          <w:p w14:paraId="72F585A0" w14:textId="77777777" w:rsidR="003A2BF0" w:rsidRDefault="003A2BF0" w:rsidP="00116FE7">
            <w:pPr>
              <w:jc w:val="center"/>
            </w:pPr>
          </w:p>
        </w:tc>
        <w:tc>
          <w:tcPr>
            <w:tcW w:w="2074" w:type="dxa"/>
          </w:tcPr>
          <w:p w14:paraId="501447F4" w14:textId="2EF1B7CF" w:rsidR="003A2BF0" w:rsidRDefault="004532A1" w:rsidP="00116FE7">
            <w:pPr>
              <w:jc w:val="center"/>
            </w:pPr>
            <w:r w:rsidRPr="004532A1">
              <w:t>92.81</w:t>
            </w:r>
          </w:p>
        </w:tc>
        <w:tc>
          <w:tcPr>
            <w:tcW w:w="2074" w:type="dxa"/>
          </w:tcPr>
          <w:p w14:paraId="35194D28" w14:textId="600C68BA" w:rsidR="003A2BF0" w:rsidRDefault="007E147A" w:rsidP="00116FE7">
            <w:pPr>
              <w:jc w:val="center"/>
            </w:pPr>
            <w:r w:rsidRPr="007E147A">
              <w:t>6.65</w:t>
            </w:r>
          </w:p>
        </w:tc>
      </w:tr>
      <w:tr w:rsidR="003A2BF0" w14:paraId="114441F1" w14:textId="77777777" w:rsidTr="00D9111A">
        <w:tc>
          <w:tcPr>
            <w:tcW w:w="2074" w:type="dxa"/>
          </w:tcPr>
          <w:p w14:paraId="0FCB0EE7" w14:textId="48C027C6" w:rsidR="003A2BF0" w:rsidRDefault="003A2BF0" w:rsidP="003A2BF0">
            <w:pPr>
              <w:jc w:val="center"/>
            </w:pPr>
            <w:r>
              <w:rPr>
                <w:rFonts w:hint="eastAsia"/>
              </w:rPr>
              <w:t>6</w:t>
            </w:r>
          </w:p>
        </w:tc>
        <w:tc>
          <w:tcPr>
            <w:tcW w:w="2074" w:type="dxa"/>
          </w:tcPr>
          <w:p w14:paraId="7C075F13" w14:textId="77777777" w:rsidR="003A2BF0" w:rsidRDefault="003A2BF0" w:rsidP="00116FE7">
            <w:pPr>
              <w:jc w:val="center"/>
            </w:pPr>
          </w:p>
        </w:tc>
        <w:tc>
          <w:tcPr>
            <w:tcW w:w="2074" w:type="dxa"/>
          </w:tcPr>
          <w:p w14:paraId="41D74DB8" w14:textId="50096FE1" w:rsidR="003A2BF0" w:rsidRDefault="004532A1" w:rsidP="00116FE7">
            <w:pPr>
              <w:jc w:val="center"/>
            </w:pPr>
            <w:r w:rsidRPr="004532A1">
              <w:t>94.81</w:t>
            </w:r>
          </w:p>
        </w:tc>
        <w:tc>
          <w:tcPr>
            <w:tcW w:w="2074" w:type="dxa"/>
          </w:tcPr>
          <w:p w14:paraId="7BCD6262" w14:textId="362CB449" w:rsidR="003A2BF0" w:rsidRDefault="007E147A" w:rsidP="00116FE7">
            <w:pPr>
              <w:jc w:val="center"/>
            </w:pPr>
            <w:r w:rsidRPr="007E147A">
              <w:t>6.65</w:t>
            </w:r>
          </w:p>
        </w:tc>
      </w:tr>
      <w:tr w:rsidR="003A2BF0" w14:paraId="568E4693" w14:textId="77777777" w:rsidTr="00D9111A">
        <w:tc>
          <w:tcPr>
            <w:tcW w:w="2074" w:type="dxa"/>
          </w:tcPr>
          <w:p w14:paraId="02A2633E" w14:textId="0EC2B305" w:rsidR="003A2BF0" w:rsidRDefault="003A2BF0" w:rsidP="003A2BF0">
            <w:pPr>
              <w:jc w:val="center"/>
            </w:pPr>
            <w:r>
              <w:rPr>
                <w:rFonts w:hint="eastAsia"/>
              </w:rPr>
              <w:t>7</w:t>
            </w:r>
          </w:p>
        </w:tc>
        <w:tc>
          <w:tcPr>
            <w:tcW w:w="2074" w:type="dxa"/>
          </w:tcPr>
          <w:p w14:paraId="2AC5E6D7" w14:textId="77777777" w:rsidR="003A2BF0" w:rsidRDefault="003A2BF0" w:rsidP="00116FE7">
            <w:pPr>
              <w:jc w:val="center"/>
            </w:pPr>
          </w:p>
        </w:tc>
        <w:tc>
          <w:tcPr>
            <w:tcW w:w="2074" w:type="dxa"/>
          </w:tcPr>
          <w:p w14:paraId="05358B1F" w14:textId="141CFFCF" w:rsidR="003A2BF0" w:rsidRDefault="004532A1" w:rsidP="00116FE7">
            <w:pPr>
              <w:jc w:val="center"/>
            </w:pPr>
            <w:r w:rsidRPr="004532A1">
              <w:t>94.62</w:t>
            </w:r>
          </w:p>
        </w:tc>
        <w:tc>
          <w:tcPr>
            <w:tcW w:w="2074" w:type="dxa"/>
          </w:tcPr>
          <w:p w14:paraId="7226D38A" w14:textId="77777777" w:rsidR="003A2BF0" w:rsidRDefault="003A2BF0" w:rsidP="00116FE7">
            <w:pPr>
              <w:jc w:val="center"/>
            </w:pPr>
          </w:p>
        </w:tc>
      </w:tr>
      <w:tr w:rsidR="003A2BF0" w14:paraId="32D04FCB" w14:textId="77777777" w:rsidTr="00D9111A">
        <w:tc>
          <w:tcPr>
            <w:tcW w:w="2074" w:type="dxa"/>
          </w:tcPr>
          <w:p w14:paraId="2B364F8B" w14:textId="5E5A835B" w:rsidR="003A2BF0" w:rsidRDefault="003A2BF0" w:rsidP="003A2BF0">
            <w:pPr>
              <w:jc w:val="center"/>
            </w:pPr>
            <w:r>
              <w:rPr>
                <w:rFonts w:hint="eastAsia"/>
              </w:rPr>
              <w:t>8</w:t>
            </w:r>
          </w:p>
        </w:tc>
        <w:tc>
          <w:tcPr>
            <w:tcW w:w="2074" w:type="dxa"/>
          </w:tcPr>
          <w:p w14:paraId="5D964EAD" w14:textId="77777777" w:rsidR="003A2BF0" w:rsidRDefault="003A2BF0" w:rsidP="00116FE7">
            <w:pPr>
              <w:jc w:val="center"/>
            </w:pPr>
          </w:p>
        </w:tc>
        <w:tc>
          <w:tcPr>
            <w:tcW w:w="2074" w:type="dxa"/>
          </w:tcPr>
          <w:p w14:paraId="6A55321D" w14:textId="2569BDA2" w:rsidR="003A2BF0" w:rsidRDefault="004532A1" w:rsidP="00116FE7">
            <w:pPr>
              <w:jc w:val="center"/>
            </w:pPr>
            <w:r w:rsidRPr="004532A1">
              <w:t>92.15</w:t>
            </w:r>
          </w:p>
        </w:tc>
        <w:tc>
          <w:tcPr>
            <w:tcW w:w="2074" w:type="dxa"/>
          </w:tcPr>
          <w:p w14:paraId="6170789F" w14:textId="77777777" w:rsidR="003A2BF0" w:rsidRDefault="003A2BF0" w:rsidP="00116FE7">
            <w:pPr>
              <w:jc w:val="center"/>
            </w:pPr>
          </w:p>
        </w:tc>
      </w:tr>
      <w:tr w:rsidR="003A2BF0" w14:paraId="288F71BE" w14:textId="77777777" w:rsidTr="00D9111A">
        <w:tc>
          <w:tcPr>
            <w:tcW w:w="2074" w:type="dxa"/>
          </w:tcPr>
          <w:p w14:paraId="7C91E507" w14:textId="516E3145" w:rsidR="003A2BF0" w:rsidRDefault="003A2BF0" w:rsidP="003A2BF0">
            <w:pPr>
              <w:jc w:val="center"/>
            </w:pPr>
            <w:r>
              <w:rPr>
                <w:rFonts w:hint="eastAsia"/>
              </w:rPr>
              <w:t>9</w:t>
            </w:r>
          </w:p>
        </w:tc>
        <w:tc>
          <w:tcPr>
            <w:tcW w:w="2074" w:type="dxa"/>
          </w:tcPr>
          <w:p w14:paraId="040C25EC" w14:textId="77777777" w:rsidR="003A2BF0" w:rsidRDefault="003A2BF0" w:rsidP="00116FE7">
            <w:pPr>
              <w:jc w:val="center"/>
            </w:pPr>
          </w:p>
        </w:tc>
        <w:tc>
          <w:tcPr>
            <w:tcW w:w="2074" w:type="dxa"/>
          </w:tcPr>
          <w:p w14:paraId="61178342" w14:textId="707D54B7" w:rsidR="003A2BF0" w:rsidRPr="004532A1" w:rsidRDefault="004532A1" w:rsidP="00116FE7">
            <w:pPr>
              <w:jc w:val="center"/>
              <w:rPr>
                <w:lang w:val="en-US" w:eastAsia="zh-CN"/>
              </w:rPr>
            </w:pPr>
            <w:r w:rsidRPr="004532A1">
              <w:t>94.71</w:t>
            </w:r>
          </w:p>
        </w:tc>
        <w:tc>
          <w:tcPr>
            <w:tcW w:w="2074" w:type="dxa"/>
          </w:tcPr>
          <w:p w14:paraId="5E13617A" w14:textId="77777777" w:rsidR="003A2BF0" w:rsidRDefault="003A2BF0" w:rsidP="00116FE7">
            <w:pPr>
              <w:jc w:val="center"/>
            </w:pPr>
          </w:p>
        </w:tc>
      </w:tr>
      <w:tr w:rsidR="003A2BF0" w14:paraId="6DE7FAC2" w14:textId="77777777" w:rsidTr="00D9111A">
        <w:tc>
          <w:tcPr>
            <w:tcW w:w="2074" w:type="dxa"/>
          </w:tcPr>
          <w:p w14:paraId="220B597F" w14:textId="3C5F1F9A" w:rsidR="003A2BF0" w:rsidRDefault="003A2BF0" w:rsidP="003A2BF0">
            <w:pPr>
              <w:jc w:val="center"/>
            </w:pPr>
            <w:r>
              <w:rPr>
                <w:rFonts w:hint="eastAsia"/>
              </w:rPr>
              <w:t>1</w:t>
            </w:r>
            <w:r>
              <w:t>0</w:t>
            </w:r>
          </w:p>
        </w:tc>
        <w:tc>
          <w:tcPr>
            <w:tcW w:w="2074" w:type="dxa"/>
          </w:tcPr>
          <w:p w14:paraId="28751DF4" w14:textId="77777777" w:rsidR="003A2BF0" w:rsidRDefault="003A2BF0" w:rsidP="00116FE7">
            <w:pPr>
              <w:jc w:val="center"/>
            </w:pPr>
          </w:p>
        </w:tc>
        <w:commentRangeEnd w:id="29"/>
        <w:tc>
          <w:tcPr>
            <w:tcW w:w="2074" w:type="dxa"/>
          </w:tcPr>
          <w:p w14:paraId="300AD1B0" w14:textId="5ABBCB7C" w:rsidR="003A2BF0" w:rsidRDefault="00226A08" w:rsidP="00116FE7">
            <w:pPr>
              <w:jc w:val="center"/>
              <w:rPr>
                <w:lang w:eastAsia="zh-CN"/>
              </w:rPr>
            </w:pPr>
            <w:r>
              <w:rPr>
                <w:rStyle w:val="a4"/>
                <w:lang w:val="en-US"/>
              </w:rPr>
              <w:commentReference w:id="29"/>
            </w:r>
            <w:r>
              <w:rPr>
                <w:rFonts w:hint="eastAsia"/>
                <w:lang w:eastAsia="zh-CN"/>
              </w:rPr>
              <w:t>……</w:t>
            </w:r>
          </w:p>
        </w:tc>
        <w:tc>
          <w:tcPr>
            <w:tcW w:w="2074" w:type="dxa"/>
          </w:tcPr>
          <w:p w14:paraId="2A1B21AF" w14:textId="7CFBCCE2" w:rsidR="003A2BF0" w:rsidRDefault="00226A08" w:rsidP="00116FE7">
            <w:pPr>
              <w:jc w:val="center"/>
            </w:pPr>
            <w:r>
              <w:rPr>
                <w:rFonts w:hint="eastAsia"/>
                <w:lang w:eastAsia="zh-CN"/>
              </w:rPr>
              <w:t>……</w:t>
            </w:r>
          </w:p>
        </w:tc>
      </w:tr>
    </w:tbl>
    <w:p w14:paraId="4ED50AC1" w14:textId="5CB86615" w:rsidR="00116FE7" w:rsidRPr="00D9111A" w:rsidRDefault="00226A08" w:rsidP="00116FE7">
      <w:r>
        <w:rPr>
          <w:noProof/>
        </w:rPr>
        <w:lastRenderedPageBreak/>
        <w:drawing>
          <wp:inline distT="0" distB="0" distL="0" distR="0" wp14:anchorId="293113C3" wp14:editId="77EC76E8">
            <wp:extent cx="5232400" cy="358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inline>
        </w:drawing>
      </w:r>
    </w:p>
    <w:p w14:paraId="5E0A69E6" w14:textId="77777777" w:rsidR="00116FE7" w:rsidRDefault="00116FE7" w:rsidP="00116FE7">
      <w:pPr>
        <w:pStyle w:val="a5"/>
        <w:spacing w:line="250" w:lineRule="auto"/>
        <w:ind w:firstLineChars="200" w:firstLine="480"/>
        <w:jc w:val="both"/>
        <w:rPr>
          <w:sz w:val="24"/>
          <w:szCs w:val="24"/>
        </w:rPr>
      </w:pPr>
      <w:r>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Pr>
          <w:spacing w:val="40"/>
          <w:sz w:val="24"/>
          <w:szCs w:val="24"/>
        </w:rPr>
        <w:t xml:space="preserve"> </w:t>
      </w:r>
      <w:r>
        <w:rPr>
          <w:sz w:val="24"/>
          <w:szCs w:val="24"/>
        </w:rPr>
        <w:t>detection.</w:t>
      </w:r>
      <w:r>
        <w:rPr>
          <w:spacing w:val="40"/>
          <w:sz w:val="24"/>
          <w:szCs w:val="24"/>
        </w:rPr>
        <w:t xml:space="preserve"> </w:t>
      </w:r>
      <w:r>
        <w:rPr>
          <w:sz w:val="24"/>
          <w:szCs w:val="24"/>
        </w:rPr>
        <w:t>It</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seen</w:t>
      </w:r>
      <w:r>
        <w:rPr>
          <w:spacing w:val="40"/>
          <w:sz w:val="24"/>
          <w:szCs w:val="24"/>
        </w:rPr>
        <w:t xml:space="preserve"> </w:t>
      </w:r>
      <w:r>
        <w:rPr>
          <w:sz w:val="24"/>
          <w:szCs w:val="24"/>
        </w:rPr>
        <w:t>from</w:t>
      </w:r>
      <w:r>
        <w:rPr>
          <w:spacing w:val="40"/>
          <w:sz w:val="24"/>
          <w:szCs w:val="24"/>
        </w:rPr>
        <w:t xml:space="preserve"> </w:t>
      </w:r>
      <w:r>
        <w:rPr>
          <w:sz w:val="24"/>
          <w:szCs w:val="24"/>
        </w:rPr>
        <w:t>the</w:t>
      </w:r>
      <w:r>
        <w:rPr>
          <w:spacing w:val="40"/>
          <w:sz w:val="24"/>
          <w:szCs w:val="24"/>
        </w:rPr>
        <w:t xml:space="preserve"> </w:t>
      </w:r>
      <w:r>
        <w:rPr>
          <w:sz w:val="24"/>
          <w:szCs w:val="24"/>
        </w:rPr>
        <w:t>Figure</w:t>
      </w:r>
      <w:r>
        <w:rPr>
          <w:spacing w:val="40"/>
          <w:sz w:val="24"/>
          <w:szCs w:val="24"/>
        </w:rPr>
        <w:t xml:space="preserve"> </w:t>
      </w:r>
      <w:r>
        <w:rPr>
          <w:sz w:val="24"/>
          <w:szCs w:val="24"/>
        </w:rPr>
        <w:t>11</w:t>
      </w:r>
      <w:r>
        <w:rPr>
          <w:spacing w:val="40"/>
          <w:sz w:val="24"/>
          <w:szCs w:val="24"/>
        </w:rPr>
        <w:t xml:space="preserve"> </w:t>
      </w:r>
      <w:r>
        <w:rPr>
          <w:sz w:val="24"/>
          <w:szCs w:val="24"/>
        </w:rPr>
        <w:t>that the result of using both graph data direction information and Laplace normalization is not the best. Removing the direction information of graph data will make the effect of intrusion detection better, so more use of graph data information will</w:t>
      </w:r>
      <w:r>
        <w:rPr>
          <w:spacing w:val="40"/>
          <w:sz w:val="24"/>
          <w:szCs w:val="24"/>
        </w:rPr>
        <w:t xml:space="preserve"> </w:t>
      </w:r>
      <w:r>
        <w:rPr>
          <w:sz w:val="24"/>
          <w:szCs w:val="24"/>
        </w:rPr>
        <w:t>not necessarily improve the results of intrusion detection. Removing</w:t>
      </w:r>
      <w:r>
        <w:rPr>
          <w:spacing w:val="11"/>
          <w:sz w:val="24"/>
          <w:szCs w:val="24"/>
        </w:rPr>
        <w:t xml:space="preserve"> </w:t>
      </w:r>
      <w:r>
        <w:rPr>
          <w:sz w:val="24"/>
          <w:szCs w:val="24"/>
        </w:rPr>
        <w:t>the</w:t>
      </w:r>
      <w:r>
        <w:rPr>
          <w:spacing w:val="12"/>
          <w:sz w:val="24"/>
          <w:szCs w:val="24"/>
        </w:rPr>
        <w:t xml:space="preserve"> </w:t>
      </w:r>
      <w:r>
        <w:rPr>
          <w:sz w:val="24"/>
          <w:szCs w:val="24"/>
        </w:rPr>
        <w:t>Laplacian</w:t>
      </w:r>
      <w:r>
        <w:rPr>
          <w:spacing w:val="12"/>
          <w:sz w:val="24"/>
          <w:szCs w:val="24"/>
        </w:rPr>
        <w:t xml:space="preserve"> </w:t>
      </w:r>
      <w:r>
        <w:rPr>
          <w:sz w:val="24"/>
          <w:szCs w:val="24"/>
        </w:rPr>
        <w:t>matrix</w:t>
      </w:r>
      <w:r>
        <w:rPr>
          <w:spacing w:val="11"/>
          <w:sz w:val="24"/>
          <w:szCs w:val="24"/>
        </w:rPr>
        <w:t xml:space="preserve"> </w:t>
      </w:r>
      <w:r>
        <w:rPr>
          <w:sz w:val="24"/>
          <w:szCs w:val="24"/>
        </w:rPr>
        <w:t>normalization</w:t>
      </w:r>
      <w:r>
        <w:rPr>
          <w:spacing w:val="12"/>
          <w:sz w:val="24"/>
          <w:szCs w:val="24"/>
        </w:rPr>
        <w:t xml:space="preserve"> </w:t>
      </w:r>
      <w:r>
        <w:rPr>
          <w:sz w:val="24"/>
          <w:szCs w:val="24"/>
        </w:rPr>
        <w:t>will</w:t>
      </w:r>
      <w:r>
        <w:rPr>
          <w:spacing w:val="12"/>
          <w:sz w:val="24"/>
          <w:szCs w:val="24"/>
        </w:rPr>
        <w:t xml:space="preserve"> </w:t>
      </w:r>
      <w:r>
        <w:rPr>
          <w:sz w:val="24"/>
          <w:szCs w:val="24"/>
        </w:rPr>
        <w:t>also</w:t>
      </w:r>
      <w:r>
        <w:rPr>
          <w:spacing w:val="11"/>
          <w:sz w:val="24"/>
          <w:szCs w:val="24"/>
        </w:rPr>
        <w:t xml:space="preserve"> </w:t>
      </w:r>
      <w:r>
        <w:rPr>
          <w:spacing w:val="-4"/>
          <w:sz w:val="24"/>
          <w:szCs w:val="24"/>
        </w:rPr>
        <w:t>make</w:t>
      </w:r>
      <w:r>
        <w:rPr>
          <w:sz w:val="24"/>
          <w:szCs w:val="24"/>
        </w:rPr>
        <w:t xml:space="preserve"> the</w:t>
      </w:r>
      <w:r>
        <w:rPr>
          <w:spacing w:val="-12"/>
          <w:sz w:val="24"/>
          <w:szCs w:val="24"/>
        </w:rPr>
        <w:t xml:space="preserve"> </w:t>
      </w:r>
      <w:r>
        <w:rPr>
          <w:sz w:val="24"/>
          <w:szCs w:val="24"/>
        </w:rPr>
        <w:t>intrusion</w:t>
      </w:r>
      <w:r>
        <w:rPr>
          <w:spacing w:val="-13"/>
          <w:sz w:val="24"/>
          <w:szCs w:val="24"/>
        </w:rPr>
        <w:t xml:space="preserve"> </w:t>
      </w:r>
      <w:r>
        <w:rPr>
          <w:sz w:val="24"/>
          <w:szCs w:val="24"/>
        </w:rPr>
        <w:t>detection</w:t>
      </w:r>
      <w:r>
        <w:rPr>
          <w:spacing w:val="-11"/>
          <w:sz w:val="24"/>
          <w:szCs w:val="24"/>
        </w:rPr>
        <w:t xml:space="preserve"> </w:t>
      </w:r>
      <w:r>
        <w:rPr>
          <w:sz w:val="24"/>
          <w:szCs w:val="24"/>
        </w:rPr>
        <w:t>effect</w:t>
      </w:r>
      <w:r>
        <w:rPr>
          <w:spacing w:val="-12"/>
          <w:sz w:val="24"/>
          <w:szCs w:val="24"/>
        </w:rPr>
        <w:t xml:space="preserve"> </w:t>
      </w:r>
      <w:r>
        <w:rPr>
          <w:sz w:val="24"/>
          <w:szCs w:val="24"/>
        </w:rPr>
        <w:t>better,</w:t>
      </w:r>
      <w:r>
        <w:rPr>
          <w:spacing w:val="-13"/>
          <w:sz w:val="24"/>
          <w:szCs w:val="24"/>
        </w:rPr>
        <w:t xml:space="preserve"> </w:t>
      </w:r>
      <w:r>
        <w:rPr>
          <w:sz w:val="24"/>
          <w:szCs w:val="24"/>
        </w:rPr>
        <w:t>and</w:t>
      </w:r>
      <w:r>
        <w:rPr>
          <w:spacing w:val="-11"/>
          <w:sz w:val="24"/>
          <w:szCs w:val="24"/>
        </w:rPr>
        <w:t xml:space="preserve"> </w:t>
      </w:r>
      <w:r>
        <w:rPr>
          <w:sz w:val="24"/>
          <w:szCs w:val="24"/>
        </w:rPr>
        <w:t>also</w:t>
      </w:r>
      <w:r>
        <w:rPr>
          <w:spacing w:val="-12"/>
          <w:sz w:val="24"/>
          <w:szCs w:val="24"/>
        </w:rPr>
        <w:t xml:space="preserve"> </w:t>
      </w:r>
      <w:r>
        <w:rPr>
          <w:sz w:val="24"/>
          <w:szCs w:val="24"/>
        </w:rPr>
        <w:t>reduce</w:t>
      </w:r>
      <w:r>
        <w:rPr>
          <w:spacing w:val="-13"/>
          <w:sz w:val="24"/>
          <w:szCs w:val="24"/>
        </w:rPr>
        <w:t xml:space="preserve"> </w:t>
      </w:r>
      <w:r>
        <w:rPr>
          <w:sz w:val="24"/>
          <w:szCs w:val="24"/>
        </w:rPr>
        <w:t>the</w:t>
      </w:r>
      <w:r>
        <w:rPr>
          <w:spacing w:val="-11"/>
          <w:sz w:val="24"/>
          <w:szCs w:val="24"/>
        </w:rPr>
        <w:t xml:space="preserve"> </w:t>
      </w:r>
      <w:r>
        <w:rPr>
          <w:sz w:val="24"/>
          <w:szCs w:val="24"/>
        </w:rPr>
        <w:t>amount of calculation of data preprocessing. Therefore, it is reasonable to add the direction information of graph data and the normalization information of Laplace matrix into the search space. The final training results of the three networks can be seen from the Table IV.</w:t>
      </w:r>
    </w:p>
    <w:p w14:paraId="65DDC168" w14:textId="77777777" w:rsidR="00116FE7" w:rsidRDefault="00116FE7" w:rsidP="00116FE7">
      <w:pPr>
        <w:pStyle w:val="a5"/>
        <w:spacing w:line="250" w:lineRule="auto"/>
        <w:ind w:firstLineChars="200" w:firstLine="480"/>
        <w:jc w:val="both"/>
        <w:rPr>
          <w:sz w:val="24"/>
          <w:szCs w:val="24"/>
        </w:rPr>
      </w:pPr>
    </w:p>
    <w:p w14:paraId="07519D55" w14:textId="77777777" w:rsidR="00116FE7" w:rsidRDefault="00116FE7" w:rsidP="00116FE7">
      <w:pPr>
        <w:pStyle w:val="a5"/>
        <w:keepNext/>
        <w:spacing w:line="250" w:lineRule="auto"/>
        <w:jc w:val="center"/>
      </w:pPr>
      <w:r>
        <w:rPr>
          <w:noProof/>
        </w:rPr>
        <w:lastRenderedPageBreak/>
        <w:drawing>
          <wp:inline distT="0" distB="0" distL="0" distR="0" wp14:anchorId="6EB27212" wp14:editId="4ECF0537">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10D8498" w14:textId="77777777" w:rsidR="00116FE7" w:rsidRDefault="00116FE7" w:rsidP="00116FE7">
      <w:pPr>
        <w:pStyle w:val="ae"/>
        <w:jc w:val="both"/>
      </w:pPr>
      <w:r>
        <w:t xml:space="preserve">Figure </w:t>
      </w:r>
      <w:fldSimple w:instr=" SEQ Figure \* ARABIC ">
        <w:r>
          <w:rPr>
            <w:noProof/>
          </w:rPr>
          <w:t>11</w:t>
        </w:r>
      </w:fldSimple>
      <w:r>
        <w:t xml:space="preserve"> The impact of graph data processing on Intrusion Detection. the three lines show the impact of directed/undirected graph and processing normalization/no normalization for subgraph’s </w:t>
      </w:r>
      <w:proofErr w:type="spellStart"/>
      <w:r>
        <w:t>laplacian</w:t>
      </w:r>
      <w:proofErr w:type="spellEnd"/>
      <w:r>
        <w:t xml:space="preserve"> matrices to learning logical feature of CAN. The final results of three individuals described on this figure shown in Table IV. </w:t>
      </w:r>
    </w:p>
    <w:p w14:paraId="5EA49654" w14:textId="77777777" w:rsidR="00116FE7" w:rsidRDefault="00116FE7" w:rsidP="00116FE7">
      <w:pPr>
        <w:pStyle w:val="ae"/>
        <w:keepNext/>
        <w:jc w:val="center"/>
      </w:pPr>
      <w:r>
        <w:t xml:space="preserve">Table </w:t>
      </w:r>
      <w:fldSimple w:instr=" SEQ Table \* ARABIC ">
        <w:r>
          <w:rPr>
            <w:noProof/>
          </w:rPr>
          <w:t>4</w:t>
        </w:r>
      </w:fldSimple>
      <w:r>
        <w:t xml:space="preserve"> comparison results of three GNNs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16FE7" w14:paraId="1EBF1609" w14:textId="77777777" w:rsidTr="00D9111A">
        <w:trPr>
          <w:jc w:val="center"/>
        </w:trPr>
        <w:tc>
          <w:tcPr>
            <w:tcW w:w="2667" w:type="dxa"/>
            <w:tcBorders>
              <w:top w:val="single" w:sz="4" w:space="0" w:color="auto"/>
              <w:bottom w:val="single" w:sz="4" w:space="0" w:color="auto"/>
            </w:tcBorders>
          </w:tcPr>
          <w:p w14:paraId="6B280FE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Contrast Factor</w:t>
            </w:r>
          </w:p>
        </w:tc>
        <w:tc>
          <w:tcPr>
            <w:tcW w:w="2853" w:type="dxa"/>
            <w:tcBorders>
              <w:top w:val="single" w:sz="4" w:space="0" w:color="auto"/>
              <w:bottom w:val="single" w:sz="4" w:space="0" w:color="auto"/>
            </w:tcBorders>
          </w:tcPr>
          <w:p w14:paraId="7AF7B0CA"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G</w:t>
            </w:r>
            <w:r>
              <w:rPr>
                <w:rFonts w:ascii="宋体" w:eastAsia="宋体" w:hAnsi="宋体"/>
                <w:color w:val="333333"/>
                <w:szCs w:val="21"/>
                <w:shd w:val="clear" w:color="auto" w:fill="FFFFFF"/>
              </w:rPr>
              <w:t>NN g</w:t>
            </w:r>
            <w:r>
              <w:rPr>
                <w:rFonts w:ascii="宋体" w:eastAsia="宋体" w:hAnsi="宋体" w:hint="eastAsia"/>
                <w:color w:val="333333"/>
                <w:szCs w:val="21"/>
                <w:shd w:val="clear" w:color="auto" w:fill="FFFFFF"/>
              </w:rPr>
              <w:t>ene</w:t>
            </w:r>
          </w:p>
        </w:tc>
        <w:tc>
          <w:tcPr>
            <w:tcW w:w="2786" w:type="dxa"/>
            <w:tcBorders>
              <w:top w:val="single" w:sz="4" w:space="0" w:color="auto"/>
              <w:bottom w:val="single" w:sz="4" w:space="0" w:color="auto"/>
            </w:tcBorders>
          </w:tcPr>
          <w:p w14:paraId="0B46307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Accuracy</w:t>
            </w:r>
          </w:p>
        </w:tc>
      </w:tr>
      <w:tr w:rsidR="00116FE7" w14:paraId="2A20CA9B" w14:textId="77777777" w:rsidTr="00D9111A">
        <w:trPr>
          <w:jc w:val="center"/>
        </w:trPr>
        <w:tc>
          <w:tcPr>
            <w:tcW w:w="2667" w:type="dxa"/>
            <w:tcBorders>
              <w:top w:val="single" w:sz="4" w:space="0" w:color="auto"/>
            </w:tcBorders>
          </w:tcPr>
          <w:p w14:paraId="23BD1CF4"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Direction normalization</w:t>
            </w:r>
          </w:p>
        </w:tc>
        <w:tc>
          <w:tcPr>
            <w:tcW w:w="2853" w:type="dxa"/>
            <w:tcBorders>
              <w:top w:val="single" w:sz="4" w:space="0" w:color="auto"/>
            </w:tcBorders>
          </w:tcPr>
          <w:p w14:paraId="290C93A2"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1100 0000 000 0021 0124</w:t>
            </w:r>
          </w:p>
        </w:tc>
        <w:tc>
          <w:tcPr>
            <w:tcW w:w="2786" w:type="dxa"/>
            <w:tcBorders>
              <w:top w:val="single" w:sz="4" w:space="0" w:color="auto"/>
            </w:tcBorders>
          </w:tcPr>
          <w:p w14:paraId="62888345"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4.86%</w:t>
            </w:r>
          </w:p>
        </w:tc>
      </w:tr>
      <w:tr w:rsidR="00116FE7" w14:paraId="55242463" w14:textId="77777777" w:rsidTr="00D9111A">
        <w:trPr>
          <w:jc w:val="center"/>
        </w:trPr>
        <w:tc>
          <w:tcPr>
            <w:tcW w:w="2667" w:type="dxa"/>
          </w:tcPr>
          <w:p w14:paraId="47095C4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direction</w:t>
            </w:r>
          </w:p>
        </w:tc>
        <w:tc>
          <w:tcPr>
            <w:tcW w:w="2853" w:type="dxa"/>
          </w:tcPr>
          <w:p w14:paraId="4D26AE18"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1000 0000 000 0021 0124</w:t>
            </w:r>
          </w:p>
        </w:tc>
        <w:tc>
          <w:tcPr>
            <w:tcW w:w="2786" w:type="dxa"/>
          </w:tcPr>
          <w:p w14:paraId="5FF1AA6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5.43%</w:t>
            </w:r>
          </w:p>
        </w:tc>
      </w:tr>
      <w:tr w:rsidR="00116FE7" w14:paraId="1A0C8E0E" w14:textId="77777777" w:rsidTr="00D9111A">
        <w:trPr>
          <w:jc w:val="center"/>
        </w:trPr>
        <w:tc>
          <w:tcPr>
            <w:tcW w:w="2667" w:type="dxa"/>
          </w:tcPr>
          <w:p w14:paraId="6694CF6A"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normalization</w:t>
            </w:r>
          </w:p>
        </w:tc>
        <w:tc>
          <w:tcPr>
            <w:tcW w:w="2853" w:type="dxa"/>
          </w:tcPr>
          <w:p w14:paraId="75E61376"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0100 0000 000 0021 0124</w:t>
            </w:r>
          </w:p>
        </w:tc>
        <w:tc>
          <w:tcPr>
            <w:tcW w:w="2786" w:type="dxa"/>
          </w:tcPr>
          <w:p w14:paraId="16857CAC"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5.52%</w:t>
            </w:r>
          </w:p>
        </w:tc>
      </w:tr>
    </w:tbl>
    <w:p w14:paraId="2AEEAA8A" w14:textId="77777777" w:rsidR="00116FE7" w:rsidRDefault="00116FE7" w:rsidP="00116FE7">
      <w:pPr>
        <w:pStyle w:val="a7"/>
        <w:numPr>
          <w:ilvl w:val="0"/>
          <w:numId w:val="7"/>
        </w:numPr>
        <w:tabs>
          <w:tab w:val="left" w:pos="391"/>
        </w:tabs>
        <w:spacing w:before="98"/>
        <w:rPr>
          <w:i/>
          <w:spacing w:val="-2"/>
          <w:sz w:val="24"/>
          <w:szCs w:val="24"/>
        </w:rPr>
      </w:pPr>
      <w:r>
        <w:rPr>
          <w:i/>
          <w:sz w:val="24"/>
          <w:szCs w:val="24"/>
        </w:rPr>
        <w:t>Compare</w:t>
      </w:r>
      <w:r>
        <w:rPr>
          <w:i/>
          <w:spacing w:val="12"/>
          <w:sz w:val="24"/>
          <w:szCs w:val="24"/>
        </w:rPr>
        <w:t xml:space="preserve"> </w:t>
      </w:r>
      <w:r>
        <w:rPr>
          <w:i/>
          <w:sz w:val="24"/>
          <w:szCs w:val="24"/>
        </w:rPr>
        <w:t>with</w:t>
      </w:r>
      <w:r>
        <w:rPr>
          <w:i/>
          <w:spacing w:val="12"/>
          <w:sz w:val="24"/>
          <w:szCs w:val="24"/>
        </w:rPr>
        <w:t xml:space="preserve"> </w:t>
      </w:r>
      <w:r>
        <w:rPr>
          <w:i/>
          <w:sz w:val="24"/>
          <w:szCs w:val="24"/>
        </w:rPr>
        <w:t>other</w:t>
      </w:r>
      <w:r>
        <w:rPr>
          <w:i/>
          <w:spacing w:val="13"/>
          <w:sz w:val="24"/>
          <w:szCs w:val="24"/>
        </w:rPr>
        <w:t xml:space="preserve"> </w:t>
      </w:r>
      <w:r>
        <w:rPr>
          <w:i/>
          <w:sz w:val="24"/>
          <w:szCs w:val="24"/>
        </w:rPr>
        <w:t>deep</w:t>
      </w:r>
      <w:r>
        <w:rPr>
          <w:i/>
          <w:spacing w:val="12"/>
          <w:sz w:val="24"/>
          <w:szCs w:val="24"/>
        </w:rPr>
        <w:t xml:space="preserve"> </w:t>
      </w:r>
      <w:r>
        <w:rPr>
          <w:i/>
          <w:sz w:val="24"/>
          <w:szCs w:val="24"/>
        </w:rPr>
        <w:t>learning</w:t>
      </w:r>
      <w:r>
        <w:rPr>
          <w:i/>
          <w:spacing w:val="12"/>
          <w:sz w:val="24"/>
          <w:szCs w:val="24"/>
        </w:rPr>
        <w:t xml:space="preserve"> </w:t>
      </w:r>
      <w:r>
        <w:rPr>
          <w:i/>
          <w:spacing w:val="-2"/>
          <w:sz w:val="24"/>
          <w:szCs w:val="24"/>
        </w:rPr>
        <w:t>method</w:t>
      </w:r>
    </w:p>
    <w:p w14:paraId="21114BD9" w14:textId="28F8B0FC" w:rsidR="00116FE7" w:rsidRDefault="00116FE7" w:rsidP="00116FE7">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ins w:id="30" w:author="Tian Shan" w:date="2022-06-05T08:35:00Z">
        <w:r w:rsidRPr="00116FE7">
          <w:t xml:space="preserve">Taylor </w:t>
        </w:r>
        <w:r>
          <w:t>in [49] use</w:t>
        </w:r>
        <w:r>
          <w:rPr>
            <w:sz w:val="24"/>
            <w:szCs w:val="24"/>
          </w:rPr>
          <w:t xml:space="preserve">s </w:t>
        </w:r>
      </w:ins>
      <w:commentRangeStart w:id="31"/>
      <w:r>
        <w:rPr>
          <w:sz w:val="24"/>
          <w:szCs w:val="24"/>
        </w:rPr>
        <w:t xml:space="preserve">LSTM and Fully Connected </w:t>
      </w:r>
      <w:commentRangeEnd w:id="31"/>
      <w:r>
        <w:rPr>
          <w:rStyle w:val="a4"/>
        </w:rPr>
        <w:commentReference w:id="31"/>
      </w:r>
      <w:r>
        <w:rPr>
          <w:sz w:val="24"/>
          <w:szCs w:val="24"/>
        </w:rPr>
        <w:t>Neural Network to extract the timing features of the data part of CAN. However, each CANID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r>
        <w:rPr>
          <w:sz w:val="24"/>
          <w:szCs w:val="24"/>
        </w:rPr>
        <w:t>cumbersome.</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the basis for whether it is an intrusion message. Public dataset,</w:t>
      </w:r>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rev20Mar2021 [74], is used to training and verifying the neural network. Use the normal message part to train the LSTM network, and use the data mixed with abnormal message to test the network. We find that good results can be obtained after 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 xml:space="preserve">with low change frequency can be ignored by analyzing the data segment of CAN ID. </w:t>
      </w:r>
      <w:ins w:id="32" w:author="Tian Shan" w:date="2022-06-05T08:36:00Z">
        <w:r w:rsidRPr="00116FE7">
          <w:rPr>
            <w:sz w:val="24"/>
            <w:szCs w:val="24"/>
          </w:rPr>
          <w:t xml:space="preserve">The </w:t>
        </w:r>
        <w:r w:rsidR="00BE12FD" w:rsidRPr="00BE12FD">
          <w:rPr>
            <w:sz w:val="24"/>
            <w:szCs w:val="24"/>
          </w:rPr>
          <w:t xml:space="preserve">Kang </w:t>
        </w:r>
        <w:r w:rsidR="00BE12FD">
          <w:rPr>
            <w:sz w:val="24"/>
            <w:szCs w:val="24"/>
          </w:rPr>
          <w:t>et al</w:t>
        </w:r>
      </w:ins>
      <w:ins w:id="33" w:author="Tian Shan" w:date="2022-06-05T08:37:00Z">
        <w:r w:rsidR="00BE12FD">
          <w:rPr>
            <w:sz w:val="24"/>
            <w:szCs w:val="24"/>
          </w:rPr>
          <w:t xml:space="preserve">. </w:t>
        </w:r>
      </w:ins>
      <w:ins w:id="34" w:author="Tian Shan" w:date="2022-06-05T08:36:00Z">
        <w:r w:rsidRPr="00116FE7">
          <w:rPr>
            <w:sz w:val="24"/>
            <w:szCs w:val="24"/>
          </w:rPr>
          <w:t>[75] additionally employ the 64-bit data segment of CAN messages to feed the bit stream into the DNN network directly.</w:t>
        </w:r>
        <w:r w:rsidRPr="00116FE7" w:rsidDel="00116FE7">
          <w:rPr>
            <w:sz w:val="24"/>
            <w:szCs w:val="24"/>
          </w:rPr>
          <w:t xml:space="preserve"> </w:t>
        </w:r>
      </w:ins>
      <w:del w:id="35" w:author="Tian Shan" w:date="2022-06-05T08:36:00Z">
        <w:r w:rsidDel="00116FE7">
          <w:rPr>
            <w:sz w:val="24"/>
            <w:szCs w:val="24"/>
          </w:rPr>
          <w:delText xml:space="preserve">[75] </w:delText>
        </w:r>
        <w:commentRangeStart w:id="36"/>
        <w:r w:rsidDel="00116FE7">
          <w:rPr>
            <w:sz w:val="24"/>
            <w:szCs w:val="24"/>
          </w:rPr>
          <w:delText>also uses the 64 bits data segment</w:delText>
        </w:r>
        <w:r w:rsidDel="00116FE7">
          <w:rPr>
            <w:spacing w:val="80"/>
            <w:sz w:val="24"/>
            <w:szCs w:val="24"/>
          </w:rPr>
          <w:delText xml:space="preserve"> </w:delText>
        </w:r>
        <w:r w:rsidDel="00116FE7">
          <w:rPr>
            <w:sz w:val="24"/>
            <w:szCs w:val="24"/>
          </w:rPr>
          <w:delText xml:space="preserve">of CAN messages to directly input the bit stream to DNN network. </w:delText>
        </w:r>
        <w:commentRangeEnd w:id="36"/>
        <w:r w:rsidDel="00116FE7">
          <w:rPr>
            <w:rStyle w:val="a4"/>
          </w:rPr>
          <w:commentReference w:id="36"/>
        </w:r>
      </w:del>
      <w:r>
        <w:rPr>
          <w:sz w:val="24"/>
          <w:szCs w:val="24"/>
        </w:rPr>
        <w:t xml:space="preserve">The advantage </w:t>
      </w:r>
      <w:r>
        <w:rPr>
          <w:sz w:val="24"/>
          <w:szCs w:val="24"/>
        </w:rPr>
        <w:lastRenderedPageBreak/>
        <w:t>of this network 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r>
        <w:rPr>
          <w:sz w:val="24"/>
          <w:szCs w:val="24"/>
        </w:rPr>
        <w:t>to</w:t>
      </w:r>
      <w:r>
        <w:rPr>
          <w:spacing w:val="40"/>
          <w:sz w:val="24"/>
          <w:szCs w:val="24"/>
        </w:rPr>
        <w:t xml:space="preserve"> </w:t>
      </w:r>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without data processing. The specific architecture of the network is</w:t>
      </w:r>
      <w:r>
        <w:rPr>
          <w:spacing w:val="80"/>
          <w:sz w:val="24"/>
          <w:szCs w:val="24"/>
        </w:rPr>
        <w:t xml:space="preserve"> </w:t>
      </w:r>
      <w:r>
        <w:rPr>
          <w:sz w:val="24"/>
          <w:szCs w:val="24"/>
        </w:rPr>
        <w:t>not pointed out in the paper. We adopt five layers of fully connection. 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ins w:id="37" w:author="Tian Shan" w:date="2022-06-05T08:38:00Z">
        <w:r w:rsidR="00BE12FD" w:rsidRPr="00BE12FD">
          <w:rPr>
            <w:sz w:val="24"/>
            <w:szCs w:val="24"/>
          </w:rPr>
          <w:t>Song in [48] are the same with</w:t>
        </w:r>
      </w:ins>
      <w:commentRangeStart w:id="38"/>
      <w:del w:id="39" w:author="Tian Shan" w:date="2022-06-05T08:38:00Z">
        <w:r w:rsidDel="00BE12FD">
          <w:rPr>
            <w:sz w:val="24"/>
            <w:szCs w:val="24"/>
          </w:rPr>
          <w:delText>[48]</w:delText>
        </w:r>
      </w:del>
      <w:r>
        <w:rPr>
          <w:spacing w:val="-7"/>
          <w:sz w:val="24"/>
          <w:szCs w:val="24"/>
        </w:rPr>
        <w:t xml:space="preserve"> </w:t>
      </w:r>
      <w:r>
        <w:rPr>
          <w:sz w:val="24"/>
          <w:szCs w:val="24"/>
        </w:rPr>
        <w:t>are</w:t>
      </w:r>
      <w:r>
        <w:rPr>
          <w:spacing w:val="-7"/>
          <w:sz w:val="24"/>
          <w:szCs w:val="24"/>
        </w:rPr>
        <w:t xml:space="preserve"> </w:t>
      </w:r>
      <w:r>
        <w:rPr>
          <w:sz w:val="24"/>
          <w:szCs w:val="24"/>
        </w:rPr>
        <w:t>the</w:t>
      </w:r>
      <w:r>
        <w:rPr>
          <w:spacing w:val="-7"/>
          <w:sz w:val="24"/>
          <w:szCs w:val="24"/>
        </w:rPr>
        <w:t xml:space="preserve"> </w:t>
      </w:r>
      <w:r>
        <w:rPr>
          <w:sz w:val="24"/>
          <w:szCs w:val="24"/>
        </w:rPr>
        <w:t xml:space="preserve">same with </w:t>
      </w:r>
      <w:commentRangeEnd w:id="38"/>
      <w:r>
        <w:rPr>
          <w:rStyle w:val="a4"/>
        </w:rPr>
        <w:commentReference w:id="38"/>
      </w:r>
      <w:r>
        <w:rPr>
          <w:sz w:val="24"/>
          <w:szCs w:val="24"/>
        </w:rPr>
        <w:t>our network convolution part.</w:t>
      </w:r>
      <w:ins w:id="40" w:author="Tian Shan" w:date="2022-06-05T08:40:00Z">
        <w:r w:rsidR="00BE12FD" w:rsidRPr="00BE12FD">
          <w:t xml:space="preserve"> </w:t>
        </w:r>
        <w:r w:rsidR="00BE12FD">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ins>
      <w:del w:id="41" w:author="Tian Shan" w:date="2022-06-05T08:40:00Z">
        <w:r w:rsidDel="00BE12FD">
          <w:rPr>
            <w:sz w:val="24"/>
            <w:szCs w:val="24"/>
          </w:rPr>
          <w:delText xml:space="preserve"> I directly use our network framework. Using gene “44440444” can directly construct the same</w:delText>
        </w:r>
        <w:r w:rsidDel="00BE12FD">
          <w:rPr>
            <w:spacing w:val="-9"/>
            <w:sz w:val="24"/>
            <w:szCs w:val="24"/>
          </w:rPr>
          <w:delText xml:space="preserve"> </w:delText>
        </w:r>
        <w:r w:rsidDel="00BE12FD">
          <w:rPr>
            <w:sz w:val="24"/>
            <w:szCs w:val="24"/>
          </w:rPr>
          <w:delText>architecture</w:delText>
        </w:r>
        <w:r w:rsidDel="00BE12FD">
          <w:rPr>
            <w:spacing w:val="-9"/>
            <w:sz w:val="24"/>
            <w:szCs w:val="24"/>
          </w:rPr>
          <w:delText xml:space="preserve"> </w:delText>
        </w:r>
        <w:r w:rsidDel="00BE12FD">
          <w:rPr>
            <w:sz w:val="24"/>
            <w:szCs w:val="24"/>
          </w:rPr>
          <w:delText>as</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paper.</w:delText>
        </w:r>
        <w:r w:rsidDel="00BE12FD">
          <w:rPr>
            <w:spacing w:val="-9"/>
            <w:sz w:val="24"/>
            <w:szCs w:val="24"/>
          </w:rPr>
          <w:delText xml:space="preserve"> </w:delText>
        </w:r>
        <w:commentRangeStart w:id="42"/>
        <w:r w:rsidDel="00BE12FD">
          <w:rPr>
            <w:sz w:val="24"/>
            <w:szCs w:val="24"/>
          </w:rPr>
          <w:delText>The</w:delText>
        </w:r>
        <w:r w:rsidDel="00BE12FD">
          <w:rPr>
            <w:spacing w:val="-9"/>
            <w:sz w:val="24"/>
            <w:szCs w:val="24"/>
          </w:rPr>
          <w:delText xml:space="preserve"> </w:delText>
        </w:r>
        <w:r w:rsidDel="00BE12FD">
          <w:rPr>
            <w:sz w:val="24"/>
            <w:szCs w:val="24"/>
          </w:rPr>
          <w:delText>dataset</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[48]</w:delText>
        </w:r>
        <w:r w:rsidDel="00BE12FD">
          <w:rPr>
            <w:spacing w:val="-9"/>
            <w:sz w:val="24"/>
            <w:szCs w:val="24"/>
          </w:rPr>
          <w:delText xml:space="preserve"> </w:delText>
        </w:r>
        <w:r w:rsidDel="00BE12FD">
          <w:rPr>
            <w:sz w:val="24"/>
            <w:szCs w:val="24"/>
          </w:rPr>
          <w:delText>is</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 xml:space="preserve">data collected by the author himself. </w:delText>
        </w:r>
        <w:commentRangeEnd w:id="42"/>
        <w:r w:rsidDel="00BE12FD">
          <w:rPr>
            <w:rStyle w:val="a4"/>
          </w:rPr>
          <w:commentReference w:id="42"/>
        </w:r>
        <w:r w:rsidDel="00BE12FD">
          <w:rPr>
            <w:sz w:val="24"/>
            <w:szCs w:val="24"/>
          </w:rPr>
          <w:delText>The classification accuracy of the public dataset does not reach the accuracy of the author’s own experiment, which is lower than that of the convolution network</w:delText>
        </w:r>
        <w:r w:rsidDel="00BE12FD">
          <w:rPr>
            <w:spacing w:val="40"/>
            <w:sz w:val="24"/>
            <w:szCs w:val="24"/>
          </w:rPr>
          <w:delText xml:space="preserve"> </w:delText>
        </w:r>
        <w:r w:rsidDel="00BE12FD">
          <w:rPr>
            <w:sz w:val="24"/>
            <w:szCs w:val="24"/>
          </w:rPr>
          <w:delText>we</w:delText>
        </w:r>
        <w:r w:rsidDel="00BE12FD">
          <w:rPr>
            <w:spacing w:val="40"/>
            <w:sz w:val="24"/>
            <w:szCs w:val="24"/>
          </w:rPr>
          <w:delText xml:space="preserve"> </w:delText>
        </w:r>
        <w:r w:rsidDel="00BE12FD">
          <w:rPr>
            <w:sz w:val="24"/>
            <w:szCs w:val="24"/>
          </w:rPr>
          <w:delText>evolved</w:delText>
        </w:r>
        <w:r w:rsidDel="00BE12FD">
          <w:rPr>
            <w:spacing w:val="40"/>
            <w:sz w:val="24"/>
            <w:szCs w:val="24"/>
          </w:rPr>
          <w:delText xml:space="preserve"> </w:delText>
        </w:r>
        <w:r w:rsidDel="00BE12FD">
          <w:rPr>
            <w:sz w:val="24"/>
            <w:szCs w:val="24"/>
          </w:rPr>
          <w:delText>by</w:delText>
        </w:r>
        <w:r w:rsidDel="00BE12FD">
          <w:rPr>
            <w:spacing w:val="40"/>
            <w:sz w:val="24"/>
            <w:szCs w:val="24"/>
          </w:rPr>
          <w:delText xml:space="preserve"> </w:delText>
        </w:r>
        <w:r w:rsidDel="00BE12FD">
          <w:rPr>
            <w:sz w:val="24"/>
            <w:szCs w:val="24"/>
          </w:rPr>
          <w:delText>MOEA.</w:delText>
        </w:r>
      </w:del>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Using this method, the two forms of networks can complement each other. As shown in the Table V, it is the comparison result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can achieve higher recognition accuracy, which is very important for network security. GNN module is also a part of the neural network architecture proposed by us. From the results, it can be seen that the accuracy of a single GNN network is lower than that of the combination of two networks.</w:t>
      </w:r>
    </w:p>
    <w:p w14:paraId="7A28FDFB" w14:textId="77777777" w:rsidR="00BE12FD" w:rsidRDefault="00BE12FD" w:rsidP="00BE12FD">
      <w:pPr>
        <w:pStyle w:val="a7"/>
        <w:numPr>
          <w:ilvl w:val="0"/>
          <w:numId w:val="7"/>
        </w:numPr>
        <w:tabs>
          <w:tab w:val="left" w:pos="391"/>
        </w:tabs>
        <w:spacing w:before="98"/>
        <w:rPr>
          <w:ins w:id="43" w:author="Tian Shan" w:date="2022-06-05T08:41:00Z"/>
          <w:i/>
          <w:sz w:val="24"/>
          <w:szCs w:val="24"/>
        </w:rPr>
      </w:pPr>
      <w:commentRangeStart w:id="44"/>
      <w:commentRangeStart w:id="45"/>
      <w:ins w:id="46" w:author="Tian Shan" w:date="2022-06-05T08:41:00Z">
        <w:r w:rsidRPr="0014316C">
          <w:rPr>
            <w:i/>
            <w:sz w:val="24"/>
            <w:szCs w:val="24"/>
          </w:rPr>
          <w:t xml:space="preserve">Limitations of the </w:t>
        </w:r>
        <w:r>
          <w:rPr>
            <w:i/>
            <w:sz w:val="24"/>
            <w:szCs w:val="24"/>
          </w:rPr>
          <w:t xml:space="preserve">Proposed </w:t>
        </w:r>
        <w:r w:rsidRPr="0014316C">
          <w:rPr>
            <w:i/>
            <w:sz w:val="24"/>
            <w:szCs w:val="24"/>
          </w:rPr>
          <w:t>Model</w:t>
        </w:r>
        <w:commentRangeEnd w:id="44"/>
        <w:r>
          <w:rPr>
            <w:rStyle w:val="a4"/>
          </w:rPr>
          <w:commentReference w:id="44"/>
        </w:r>
        <w:commentRangeEnd w:id="45"/>
        <w:r>
          <w:rPr>
            <w:rStyle w:val="a4"/>
          </w:rPr>
          <w:commentReference w:id="45"/>
        </w:r>
      </w:ins>
    </w:p>
    <w:p w14:paraId="11A47395" w14:textId="77777777" w:rsidR="00BE12FD" w:rsidRDefault="00BE12FD" w:rsidP="00BE12FD">
      <w:pPr>
        <w:pStyle w:val="a7"/>
        <w:tabs>
          <w:tab w:val="left" w:pos="391"/>
        </w:tabs>
        <w:spacing w:before="98"/>
        <w:ind w:left="420" w:firstLine="0"/>
        <w:rPr>
          <w:ins w:id="47" w:author="Tian Shan" w:date="2022-06-05T08:41:00Z"/>
          <w:i/>
          <w:sz w:val="24"/>
          <w:szCs w:val="24"/>
          <w:lang w:eastAsia="zh-CN"/>
        </w:rPr>
      </w:pPr>
      <w:ins w:id="48" w:author="Tian Shan" w:date="2022-06-05T08:41:00Z">
        <w:r>
          <w:rPr>
            <w:i/>
            <w:sz w:val="24"/>
            <w:szCs w:val="24"/>
          </w:rPr>
          <w:t>1.</w:t>
        </w:r>
        <w:r w:rsidRPr="009A569C">
          <w:t xml:space="preserve"> </w:t>
        </w:r>
        <w:r w:rsidRPr="009A569C">
          <w:rPr>
            <w:i/>
            <w:sz w:val="24"/>
            <w:szCs w:val="24"/>
          </w:rPr>
          <w:t xml:space="preserve">Although we use MOEA to optimize GNN of our model, the computational complexity of the proposed model combining RL, CNN and GNN, is higher than that of the previous work. The CNN have the highest computational complexity among the three neural networks. </w:t>
        </w:r>
        <w:proofErr w:type="gramStart"/>
        <w:r w:rsidRPr="009A569C">
          <w:rPr>
            <w:i/>
            <w:sz w:val="24"/>
            <w:szCs w:val="24"/>
          </w:rPr>
          <w:t>Finally</w:t>
        </w:r>
        <w:proofErr w:type="gramEnd"/>
        <w:r w:rsidRPr="009A569C">
          <w:rPr>
            <w:i/>
            <w:sz w:val="24"/>
            <w:szCs w:val="24"/>
          </w:rPr>
          <w:t xml:space="preserve"> our model indeed obtain the best accuracy of intrusion detection of CAN.</w:t>
        </w:r>
      </w:ins>
    </w:p>
    <w:p w14:paraId="6CF2D618" w14:textId="77777777" w:rsidR="00BE12FD" w:rsidRDefault="00BE12FD" w:rsidP="00BE12FD">
      <w:pPr>
        <w:pStyle w:val="a7"/>
        <w:tabs>
          <w:tab w:val="left" w:pos="391"/>
        </w:tabs>
        <w:spacing w:before="98"/>
        <w:ind w:left="420" w:firstLine="0"/>
        <w:rPr>
          <w:ins w:id="49" w:author="Tian Shan" w:date="2022-06-05T08:41:00Z"/>
          <w:i/>
          <w:sz w:val="24"/>
          <w:szCs w:val="24"/>
        </w:rPr>
      </w:pPr>
      <w:ins w:id="50" w:author="Tian Shan" w:date="2022-06-05T08:41:00Z">
        <w:r>
          <w:rPr>
            <w:i/>
            <w:sz w:val="24"/>
            <w:szCs w:val="24"/>
          </w:rPr>
          <w:t>2.</w:t>
        </w:r>
        <w:r w:rsidRPr="00CB6E99">
          <w:t xml:space="preserve"> </w:t>
        </w:r>
        <w:r>
          <w:rPr>
            <w:i/>
            <w:sz w:val="24"/>
            <w:szCs w:val="24"/>
          </w:rPr>
          <w:t>C</w:t>
        </w:r>
        <w:r w:rsidRPr="00CB6E99">
          <w:rPr>
            <w:i/>
            <w:sz w:val="24"/>
            <w:szCs w:val="24"/>
          </w:rPr>
          <w:t>onverting the original CAN message into binary image and graph data is needed for intrusion detection of CNN and GNN. Therefore, compared with the LSTM</w:t>
        </w:r>
        <w:r>
          <w:rPr>
            <w:i/>
            <w:sz w:val="24"/>
            <w:szCs w:val="24"/>
          </w:rPr>
          <w:t xml:space="preserve"> [75] </w:t>
        </w:r>
        <w:r w:rsidRPr="00CB6E99">
          <w:rPr>
            <w:i/>
            <w:sz w:val="24"/>
            <w:szCs w:val="24"/>
          </w:rPr>
          <w:t>that directly inputs the can message data stream, we need to pay extra data preprocessing.</w:t>
        </w:r>
      </w:ins>
    </w:p>
    <w:p w14:paraId="3B0C550C" w14:textId="77777777" w:rsidR="00BE12FD" w:rsidRDefault="00BE12FD" w:rsidP="00BE12FD">
      <w:pPr>
        <w:pStyle w:val="a7"/>
        <w:tabs>
          <w:tab w:val="left" w:pos="391"/>
        </w:tabs>
        <w:spacing w:before="98"/>
        <w:ind w:left="420" w:firstLine="0"/>
        <w:rPr>
          <w:ins w:id="51" w:author="Tian Shan" w:date="2022-06-05T08:41:00Z"/>
          <w:i/>
          <w:sz w:val="24"/>
          <w:szCs w:val="24"/>
        </w:rPr>
      </w:pPr>
      <w:ins w:id="52" w:author="Tian Shan" w:date="2022-06-05T08:41:00Z">
        <w:r>
          <w:rPr>
            <w:i/>
            <w:sz w:val="24"/>
            <w:szCs w:val="24"/>
          </w:rPr>
          <w:t>3.</w:t>
        </w:r>
        <w:r w:rsidRPr="00CB6E99">
          <w:t xml:space="preserve"> </w:t>
        </w:r>
        <w:r w:rsidRPr="00CB6E99">
          <w:rPr>
            <w:i/>
            <w:sz w:val="24"/>
            <w:szCs w:val="24"/>
          </w:rPr>
          <w:t xml:space="preserve">CNN and GNN need to detect the same CAN packet synchronously. However, the amount of </w:t>
        </w:r>
        <w:r>
          <w:rPr>
            <w:i/>
            <w:sz w:val="24"/>
            <w:szCs w:val="24"/>
          </w:rPr>
          <w:t>CAN message</w:t>
        </w:r>
        <w:r w:rsidRPr="00CB6E99">
          <w:rPr>
            <w:i/>
            <w:sz w:val="24"/>
            <w:szCs w:val="24"/>
          </w:rPr>
          <w:t xml:space="preserve"> required to be input by the two networks for one-time detection is inconsistent. CNN can only detect multiple frames of 29 for each packet, but the input of the GNN is the whole packet, which will bring the intrusion detection error of the CNN.</w:t>
        </w:r>
      </w:ins>
    </w:p>
    <w:p w14:paraId="1A6BB7BF" w14:textId="77777777" w:rsidR="005A2BFF" w:rsidRDefault="005A2BFF" w:rsidP="005A2BFF">
      <w:pPr>
        <w:pStyle w:val="ae"/>
        <w:keepNext/>
        <w:jc w:val="center"/>
      </w:pPr>
      <w:r>
        <w:t xml:space="preserve">Table </w:t>
      </w:r>
      <w:fldSimple w:instr=" SEQ Table \* ARABIC ">
        <w:r>
          <w:rPr>
            <w:noProof/>
          </w:rPr>
          <w:t>5</w:t>
        </w:r>
      </w:fldSimple>
      <w:r>
        <w:t xml:space="preserve"> Compare with other algorithms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tblGrid>
      <w:tr w:rsidR="005A2BFF" w14:paraId="5E623EB0" w14:textId="77777777" w:rsidTr="00D9111A">
        <w:trPr>
          <w:jc w:val="center"/>
        </w:trPr>
        <w:tc>
          <w:tcPr>
            <w:tcW w:w="2852" w:type="dxa"/>
            <w:tcBorders>
              <w:top w:val="single" w:sz="4" w:space="0" w:color="auto"/>
              <w:bottom w:val="single" w:sz="4" w:space="0" w:color="auto"/>
            </w:tcBorders>
          </w:tcPr>
          <w:p w14:paraId="3174ED2F" w14:textId="77777777" w:rsidR="005A2BFF" w:rsidRDefault="005A2BFF" w:rsidP="00D9111A">
            <w:pPr>
              <w:jc w:val="center"/>
            </w:pPr>
            <w:r>
              <w:t>Deep Learning Method</w:t>
            </w:r>
          </w:p>
        </w:tc>
        <w:tc>
          <w:tcPr>
            <w:tcW w:w="2875" w:type="dxa"/>
            <w:tcBorders>
              <w:top w:val="single" w:sz="4" w:space="0" w:color="auto"/>
              <w:bottom w:val="single" w:sz="4" w:space="0" w:color="auto"/>
            </w:tcBorders>
          </w:tcPr>
          <w:p w14:paraId="6DBBF2E5" w14:textId="77777777" w:rsidR="005A2BFF" w:rsidRDefault="005A2BFF" w:rsidP="00D9111A">
            <w:pPr>
              <w:jc w:val="center"/>
            </w:pPr>
            <w:r>
              <w:t>Accuracy</w:t>
            </w:r>
          </w:p>
        </w:tc>
      </w:tr>
      <w:tr w:rsidR="005A2BFF" w14:paraId="1C227F8A" w14:textId="77777777" w:rsidTr="00D9111A">
        <w:trPr>
          <w:jc w:val="center"/>
        </w:trPr>
        <w:tc>
          <w:tcPr>
            <w:tcW w:w="2852" w:type="dxa"/>
            <w:tcBorders>
              <w:top w:val="single" w:sz="4" w:space="0" w:color="auto"/>
            </w:tcBorders>
          </w:tcPr>
          <w:p w14:paraId="7A0BDDBF" w14:textId="77777777" w:rsidR="005A2BFF" w:rsidRDefault="005A2BFF" w:rsidP="00D9111A">
            <w:pPr>
              <w:jc w:val="center"/>
            </w:pPr>
            <w:r>
              <w:t>LSTM</w:t>
            </w:r>
          </w:p>
        </w:tc>
        <w:tc>
          <w:tcPr>
            <w:tcW w:w="2875" w:type="dxa"/>
            <w:tcBorders>
              <w:top w:val="single" w:sz="4" w:space="0" w:color="auto"/>
            </w:tcBorders>
          </w:tcPr>
          <w:p w14:paraId="3446D33C" w14:textId="77777777" w:rsidR="005A2BFF" w:rsidRDefault="005A2BFF" w:rsidP="00D9111A">
            <w:pPr>
              <w:jc w:val="center"/>
            </w:pPr>
            <w:r>
              <w:t>97.02%</w:t>
            </w:r>
          </w:p>
        </w:tc>
      </w:tr>
      <w:tr w:rsidR="005A2BFF" w14:paraId="01B5CF4C" w14:textId="77777777" w:rsidTr="00D9111A">
        <w:trPr>
          <w:jc w:val="center"/>
        </w:trPr>
        <w:tc>
          <w:tcPr>
            <w:tcW w:w="2852" w:type="dxa"/>
          </w:tcPr>
          <w:p w14:paraId="72838355" w14:textId="77777777" w:rsidR="005A2BFF" w:rsidRDefault="005A2BFF" w:rsidP="00D9111A">
            <w:pPr>
              <w:jc w:val="center"/>
            </w:pPr>
            <w:r>
              <w:t>DNN</w:t>
            </w:r>
          </w:p>
        </w:tc>
        <w:tc>
          <w:tcPr>
            <w:tcW w:w="2875" w:type="dxa"/>
          </w:tcPr>
          <w:p w14:paraId="3A52488B" w14:textId="77777777" w:rsidR="005A2BFF" w:rsidRDefault="005A2BFF" w:rsidP="00D9111A">
            <w:pPr>
              <w:jc w:val="center"/>
            </w:pPr>
            <w:r>
              <w:t>95.36%</w:t>
            </w:r>
          </w:p>
        </w:tc>
      </w:tr>
      <w:tr w:rsidR="005A2BFF" w14:paraId="690A3F38" w14:textId="77777777" w:rsidTr="00D9111A">
        <w:trPr>
          <w:jc w:val="center"/>
        </w:trPr>
        <w:tc>
          <w:tcPr>
            <w:tcW w:w="2852" w:type="dxa"/>
          </w:tcPr>
          <w:p w14:paraId="36DE3F12" w14:textId="77777777" w:rsidR="005A2BFF" w:rsidRDefault="005A2BFF" w:rsidP="00D9111A">
            <w:pPr>
              <w:jc w:val="center"/>
            </w:pPr>
            <w:r>
              <w:t>CNN</w:t>
            </w:r>
          </w:p>
        </w:tc>
        <w:tc>
          <w:tcPr>
            <w:tcW w:w="2875" w:type="dxa"/>
          </w:tcPr>
          <w:p w14:paraId="072672AE" w14:textId="77777777" w:rsidR="005A2BFF" w:rsidRDefault="005A2BFF" w:rsidP="00D9111A">
            <w:pPr>
              <w:jc w:val="center"/>
            </w:pPr>
            <w:r>
              <w:t>85.06%</w:t>
            </w:r>
          </w:p>
        </w:tc>
      </w:tr>
      <w:tr w:rsidR="005A2BFF" w14:paraId="3A4E7660" w14:textId="77777777" w:rsidTr="00D9111A">
        <w:trPr>
          <w:jc w:val="center"/>
        </w:trPr>
        <w:tc>
          <w:tcPr>
            <w:tcW w:w="2852" w:type="dxa"/>
          </w:tcPr>
          <w:p w14:paraId="49284885" w14:textId="77777777" w:rsidR="005A2BFF" w:rsidRDefault="005A2BFF" w:rsidP="00D9111A">
            <w:pPr>
              <w:jc w:val="center"/>
            </w:pPr>
            <w:r>
              <w:lastRenderedPageBreak/>
              <w:t>GNN</w:t>
            </w:r>
          </w:p>
        </w:tc>
        <w:tc>
          <w:tcPr>
            <w:tcW w:w="2875" w:type="dxa"/>
          </w:tcPr>
          <w:p w14:paraId="2972F5DA" w14:textId="77777777" w:rsidR="005A2BFF" w:rsidRDefault="005A2BFF" w:rsidP="00D9111A">
            <w:pPr>
              <w:jc w:val="center"/>
            </w:pPr>
            <w:r>
              <w:t>96.43%</w:t>
            </w:r>
          </w:p>
        </w:tc>
      </w:tr>
      <w:tr w:rsidR="005A2BFF" w14:paraId="068A6767" w14:textId="77777777" w:rsidTr="00D9111A">
        <w:trPr>
          <w:jc w:val="center"/>
        </w:trPr>
        <w:tc>
          <w:tcPr>
            <w:tcW w:w="2852" w:type="dxa"/>
          </w:tcPr>
          <w:p w14:paraId="6F2013F8" w14:textId="77777777" w:rsidR="005A2BFF" w:rsidRDefault="005A2BFF" w:rsidP="00D9111A">
            <w:pPr>
              <w:jc w:val="center"/>
            </w:pPr>
            <w:r>
              <w:t>Our method without RL</w:t>
            </w:r>
          </w:p>
        </w:tc>
        <w:tc>
          <w:tcPr>
            <w:tcW w:w="2875" w:type="dxa"/>
          </w:tcPr>
          <w:p w14:paraId="3CAAFBCB" w14:textId="77777777" w:rsidR="005A2BFF" w:rsidRDefault="005A2BFF" w:rsidP="00D9111A">
            <w:pPr>
              <w:jc w:val="center"/>
            </w:pPr>
            <w:r>
              <w:rPr>
                <w:rFonts w:ascii="宋体" w:eastAsia="宋体" w:hAnsi="宋体" w:hint="eastAsia"/>
              </w:rPr>
              <w:t>9</w:t>
            </w:r>
            <w:r>
              <w:rPr>
                <w:rFonts w:ascii="宋体" w:eastAsia="宋体" w:hAnsi="宋体"/>
              </w:rPr>
              <w:t>5.17%</w:t>
            </w:r>
          </w:p>
        </w:tc>
      </w:tr>
      <w:tr w:rsidR="005A2BFF" w14:paraId="7D218ED7" w14:textId="77777777" w:rsidTr="00D9111A">
        <w:trPr>
          <w:jc w:val="center"/>
        </w:trPr>
        <w:tc>
          <w:tcPr>
            <w:tcW w:w="2852" w:type="dxa"/>
          </w:tcPr>
          <w:p w14:paraId="06AD86EE" w14:textId="77777777" w:rsidR="005A2BFF" w:rsidRDefault="005A2BFF" w:rsidP="00D9111A">
            <w:pPr>
              <w:jc w:val="center"/>
            </w:pPr>
            <w:r>
              <w:t>Our method with RL</w:t>
            </w:r>
          </w:p>
        </w:tc>
        <w:tc>
          <w:tcPr>
            <w:tcW w:w="2875" w:type="dxa"/>
          </w:tcPr>
          <w:p w14:paraId="4A1E07E4" w14:textId="77777777" w:rsidR="005A2BFF" w:rsidRDefault="005A2BFF" w:rsidP="00D9111A">
            <w:pPr>
              <w:keepNext/>
              <w:jc w:val="center"/>
              <w:rPr>
                <w:b/>
                <w:bCs/>
              </w:rPr>
            </w:pPr>
            <w:r>
              <w:rPr>
                <w:b/>
                <w:bCs/>
              </w:rPr>
              <w:t>99.87%</w:t>
            </w:r>
          </w:p>
        </w:tc>
      </w:tr>
    </w:tbl>
    <w:p w14:paraId="0B71C638" w14:textId="77777777" w:rsidR="005A2BFF" w:rsidRDefault="005A2BFF" w:rsidP="005A2BFF">
      <w:pPr>
        <w:pStyle w:val="a5"/>
        <w:numPr>
          <w:ilvl w:val="0"/>
          <w:numId w:val="10"/>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324551AB" w14:textId="77777777" w:rsidR="005A2BFF" w:rsidRDefault="005A2BFF" w:rsidP="005A2BFF">
      <w:pPr>
        <w:pStyle w:val="a5"/>
        <w:spacing w:before="1" w:line="250" w:lineRule="auto"/>
        <w:ind w:right="176" w:firstLineChars="200" w:firstLine="480"/>
        <w:jc w:val="both"/>
        <w:rPr>
          <w:sz w:val="24"/>
          <w:szCs w:val="24"/>
        </w:rPr>
      </w:pPr>
      <w:r>
        <w:rPr>
          <w:sz w:val="24"/>
          <w:szCs w:val="24"/>
        </w:rPr>
        <w:t>We</w:t>
      </w:r>
      <w:r>
        <w:rPr>
          <w:spacing w:val="-13"/>
          <w:sz w:val="24"/>
          <w:szCs w:val="24"/>
        </w:rPr>
        <w:t xml:space="preserve"> </w:t>
      </w:r>
      <w:r>
        <w:rPr>
          <w:sz w:val="24"/>
          <w:szCs w:val="24"/>
        </w:rPr>
        <w:t>use</w:t>
      </w:r>
      <w:r>
        <w:rPr>
          <w:spacing w:val="-12"/>
          <w:sz w:val="24"/>
          <w:szCs w:val="24"/>
        </w:rPr>
        <w:t xml:space="preserve"> </w:t>
      </w:r>
      <w:r>
        <w:rPr>
          <w:sz w:val="24"/>
          <w:szCs w:val="24"/>
        </w:rPr>
        <w:t>multiple</w:t>
      </w:r>
      <w:r>
        <w:rPr>
          <w:spacing w:val="-13"/>
          <w:sz w:val="24"/>
          <w:szCs w:val="24"/>
        </w:rPr>
        <w:t xml:space="preserve"> </w:t>
      </w:r>
      <w:r>
        <w:rPr>
          <w:sz w:val="24"/>
          <w:szCs w:val="24"/>
        </w:rPr>
        <w:t>network</w:t>
      </w:r>
      <w:r>
        <w:rPr>
          <w:spacing w:val="-12"/>
          <w:sz w:val="24"/>
          <w:szCs w:val="24"/>
        </w:rPr>
        <w:t xml:space="preserve"> </w:t>
      </w:r>
      <w:r>
        <w:rPr>
          <w:sz w:val="24"/>
          <w:szCs w:val="24"/>
        </w:rPr>
        <w:t>composition</w:t>
      </w:r>
      <w:r>
        <w:rPr>
          <w:spacing w:val="-13"/>
          <w:sz w:val="24"/>
          <w:szCs w:val="24"/>
        </w:rPr>
        <w:t xml:space="preserve"> </w:t>
      </w:r>
      <w:r>
        <w:rPr>
          <w:sz w:val="24"/>
          <w:szCs w:val="24"/>
        </w:rPr>
        <w:t>to</w:t>
      </w:r>
      <w:r>
        <w:rPr>
          <w:spacing w:val="-12"/>
          <w:sz w:val="24"/>
          <w:szCs w:val="24"/>
        </w:rPr>
        <w:t xml:space="preserve"> </w:t>
      </w:r>
      <w:r>
        <w:rPr>
          <w:sz w:val="24"/>
          <w:szCs w:val="24"/>
        </w:rPr>
        <w:t>ensure</w:t>
      </w:r>
      <w:r>
        <w:rPr>
          <w:spacing w:val="-13"/>
          <w:sz w:val="24"/>
          <w:szCs w:val="24"/>
        </w:rPr>
        <w:t xml:space="preserve"> </w:t>
      </w:r>
      <w:r>
        <w:rPr>
          <w:sz w:val="24"/>
          <w:szCs w:val="24"/>
        </w:rPr>
        <w:t>the</w:t>
      </w:r>
      <w:r>
        <w:rPr>
          <w:spacing w:val="-12"/>
          <w:sz w:val="24"/>
          <w:szCs w:val="24"/>
        </w:rPr>
        <w:t xml:space="preserve"> </w:t>
      </w:r>
      <w:r>
        <w:rPr>
          <w:sz w:val="24"/>
          <w:szCs w:val="24"/>
        </w:rPr>
        <w:t>accuracy of intrusion detection and minimize the complexity of the network.</w:t>
      </w:r>
      <w:r>
        <w:rPr>
          <w:spacing w:val="9"/>
          <w:sz w:val="24"/>
          <w:szCs w:val="24"/>
        </w:rPr>
        <w:t xml:space="preserve"> </w:t>
      </w:r>
      <w:r>
        <w:rPr>
          <w:sz w:val="24"/>
          <w:szCs w:val="24"/>
        </w:rPr>
        <w:t>As</w:t>
      </w:r>
      <w:r>
        <w:rPr>
          <w:spacing w:val="9"/>
          <w:sz w:val="24"/>
          <w:szCs w:val="24"/>
        </w:rPr>
        <w:t xml:space="preserve"> </w:t>
      </w:r>
      <w:r>
        <w:rPr>
          <w:sz w:val="24"/>
          <w:szCs w:val="24"/>
        </w:rPr>
        <w:t>far</w:t>
      </w:r>
      <w:r>
        <w:rPr>
          <w:spacing w:val="10"/>
          <w:sz w:val="24"/>
          <w:szCs w:val="24"/>
        </w:rPr>
        <w:t xml:space="preserve"> </w:t>
      </w:r>
      <w:r>
        <w:rPr>
          <w:sz w:val="24"/>
          <w:szCs w:val="24"/>
        </w:rPr>
        <w:t>as</w:t>
      </w:r>
      <w:r>
        <w:rPr>
          <w:spacing w:val="8"/>
          <w:sz w:val="24"/>
          <w:szCs w:val="24"/>
        </w:rPr>
        <w:t xml:space="preserve"> </w:t>
      </w:r>
      <w:r>
        <w:rPr>
          <w:sz w:val="24"/>
          <w:szCs w:val="24"/>
        </w:rPr>
        <w:t>we</w:t>
      </w:r>
      <w:r>
        <w:rPr>
          <w:spacing w:val="10"/>
          <w:sz w:val="24"/>
          <w:szCs w:val="24"/>
        </w:rPr>
        <w:t xml:space="preserve"> </w:t>
      </w:r>
      <w:r>
        <w:rPr>
          <w:sz w:val="24"/>
          <w:szCs w:val="24"/>
        </w:rPr>
        <w:t>know,</w:t>
      </w:r>
      <w:r>
        <w:rPr>
          <w:spacing w:val="9"/>
          <w:sz w:val="24"/>
          <w:szCs w:val="24"/>
        </w:rPr>
        <w:t xml:space="preserve"> </w:t>
      </w:r>
      <w:r>
        <w:rPr>
          <w:sz w:val="24"/>
          <w:szCs w:val="24"/>
        </w:rPr>
        <w:t>GNN</w:t>
      </w:r>
      <w:r>
        <w:rPr>
          <w:spacing w:val="9"/>
          <w:sz w:val="24"/>
          <w:szCs w:val="24"/>
        </w:rPr>
        <w:t xml:space="preserve"> </w:t>
      </w:r>
      <w:r>
        <w:rPr>
          <w:sz w:val="24"/>
          <w:szCs w:val="24"/>
        </w:rPr>
        <w:t>is</w:t>
      </w:r>
      <w:r>
        <w:rPr>
          <w:spacing w:val="9"/>
          <w:sz w:val="24"/>
          <w:szCs w:val="24"/>
        </w:rPr>
        <w:t xml:space="preserve"> </w:t>
      </w:r>
      <w:r>
        <w:rPr>
          <w:sz w:val="24"/>
          <w:szCs w:val="24"/>
        </w:rPr>
        <w:t>used</w:t>
      </w:r>
      <w:r>
        <w:rPr>
          <w:spacing w:val="10"/>
          <w:sz w:val="24"/>
          <w:szCs w:val="24"/>
        </w:rPr>
        <w:t xml:space="preserve"> </w:t>
      </w:r>
      <w:r>
        <w:rPr>
          <w:sz w:val="24"/>
          <w:szCs w:val="24"/>
        </w:rPr>
        <w:t>for</w:t>
      </w:r>
      <w:r>
        <w:rPr>
          <w:spacing w:val="9"/>
          <w:sz w:val="24"/>
          <w:szCs w:val="24"/>
        </w:rPr>
        <w:t xml:space="preserve"> </w:t>
      </w:r>
      <w:r>
        <w:rPr>
          <w:sz w:val="24"/>
          <w:szCs w:val="24"/>
        </w:rPr>
        <w:t>CAN</w:t>
      </w:r>
      <w:r>
        <w:rPr>
          <w:spacing w:val="9"/>
          <w:sz w:val="24"/>
          <w:szCs w:val="24"/>
        </w:rPr>
        <w:t xml:space="preserve"> </w:t>
      </w:r>
      <w:r>
        <w:rPr>
          <w:spacing w:val="-2"/>
          <w:sz w:val="24"/>
          <w:szCs w:val="24"/>
        </w:rPr>
        <w:t xml:space="preserve">intrusion </w:t>
      </w:r>
      <w:r>
        <w:rPr>
          <w:sz w:val="24"/>
          <w:szCs w:val="24"/>
        </w:rPr>
        <w:t>detection for the first time in this work, and detection results</w:t>
      </w:r>
      <w:r>
        <w:rPr>
          <w:spacing w:val="40"/>
          <w:sz w:val="24"/>
          <w:szCs w:val="24"/>
        </w:rPr>
        <w:t xml:space="preserve"> </w:t>
      </w:r>
      <w:r>
        <w:rPr>
          <w:sz w:val="24"/>
          <w:szCs w:val="24"/>
        </w:rPr>
        <w:t>of</w:t>
      </w:r>
      <w:r>
        <w:rPr>
          <w:spacing w:val="-3"/>
          <w:sz w:val="24"/>
          <w:szCs w:val="24"/>
        </w:rPr>
        <w:t xml:space="preserve"> </w:t>
      </w:r>
      <w:r>
        <w:rPr>
          <w:sz w:val="24"/>
          <w:szCs w:val="24"/>
        </w:rPr>
        <w:t>GNN</w:t>
      </w:r>
      <w:r>
        <w:rPr>
          <w:spacing w:val="-3"/>
          <w:sz w:val="24"/>
          <w:szCs w:val="24"/>
        </w:rPr>
        <w:t xml:space="preserve"> </w:t>
      </w:r>
      <w:r>
        <w:rPr>
          <w:sz w:val="24"/>
          <w:szCs w:val="24"/>
        </w:rPr>
        <w:t>alone</w:t>
      </w:r>
      <w:r>
        <w:rPr>
          <w:spacing w:val="-3"/>
          <w:sz w:val="24"/>
          <w:szCs w:val="24"/>
        </w:rPr>
        <w:t xml:space="preserve"> </w:t>
      </w:r>
      <w:r>
        <w:rPr>
          <w:sz w:val="24"/>
          <w:szCs w:val="24"/>
        </w:rPr>
        <w:t>can</w:t>
      </w:r>
      <w:r>
        <w:rPr>
          <w:spacing w:val="-3"/>
          <w:sz w:val="24"/>
          <w:szCs w:val="24"/>
        </w:rPr>
        <w:t xml:space="preserve"> </w:t>
      </w:r>
      <w:r>
        <w:rPr>
          <w:sz w:val="24"/>
          <w:szCs w:val="24"/>
        </w:rPr>
        <w:t>reach</w:t>
      </w:r>
      <w:r>
        <w:rPr>
          <w:spacing w:val="-3"/>
          <w:sz w:val="24"/>
          <w:szCs w:val="24"/>
        </w:rPr>
        <w:t xml:space="preserve"> </w:t>
      </w:r>
      <w:r>
        <w:rPr>
          <w:sz w:val="24"/>
          <w:szCs w:val="24"/>
        </w:rPr>
        <w:t>more</w:t>
      </w:r>
      <w:r>
        <w:rPr>
          <w:spacing w:val="-3"/>
          <w:sz w:val="24"/>
          <w:szCs w:val="24"/>
        </w:rPr>
        <w:t xml:space="preserve"> </w:t>
      </w:r>
      <w:r>
        <w:rPr>
          <w:sz w:val="24"/>
          <w:szCs w:val="24"/>
        </w:rPr>
        <w:t>than</w:t>
      </w:r>
      <w:r>
        <w:rPr>
          <w:spacing w:val="-3"/>
          <w:sz w:val="24"/>
          <w:szCs w:val="24"/>
        </w:rPr>
        <w:t xml:space="preserve"> </w:t>
      </w:r>
      <w:r>
        <w:rPr>
          <w:sz w:val="24"/>
          <w:szCs w:val="24"/>
        </w:rPr>
        <w:t>95%.</w:t>
      </w:r>
      <w:r>
        <w:rPr>
          <w:spacing w:val="-3"/>
          <w:sz w:val="24"/>
          <w:szCs w:val="24"/>
        </w:rPr>
        <w:t xml:space="preserve"> </w:t>
      </w:r>
      <w:r>
        <w:rPr>
          <w:sz w:val="24"/>
          <w:szCs w:val="24"/>
        </w:rPr>
        <w:t>At</w:t>
      </w:r>
      <w:r>
        <w:rPr>
          <w:spacing w:val="-3"/>
          <w:sz w:val="24"/>
          <w:szCs w:val="24"/>
        </w:rPr>
        <w:t xml:space="preserve"> </w:t>
      </w:r>
      <w:r>
        <w:rPr>
          <w:sz w:val="24"/>
          <w:szCs w:val="24"/>
        </w:rPr>
        <w:t>the</w:t>
      </w:r>
      <w:r>
        <w:rPr>
          <w:spacing w:val="-3"/>
          <w:sz w:val="24"/>
          <w:szCs w:val="24"/>
        </w:rPr>
        <w:t xml:space="preserve"> </w:t>
      </w:r>
      <w:r>
        <w:rPr>
          <w:sz w:val="24"/>
          <w:szCs w:val="24"/>
        </w:rPr>
        <w:t>same</w:t>
      </w:r>
      <w:r>
        <w:rPr>
          <w:spacing w:val="-3"/>
          <w:sz w:val="24"/>
          <w:szCs w:val="24"/>
        </w:rPr>
        <w:t xml:space="preserve"> </w:t>
      </w:r>
      <w:r>
        <w:rPr>
          <w:sz w:val="24"/>
          <w:szCs w:val="24"/>
        </w:rPr>
        <w:t>time,</w:t>
      </w:r>
      <w:r>
        <w:rPr>
          <w:spacing w:val="-3"/>
          <w:sz w:val="24"/>
          <w:szCs w:val="24"/>
        </w:rPr>
        <w:t xml:space="preserve"> </w:t>
      </w:r>
      <w:r>
        <w:rPr>
          <w:sz w:val="24"/>
          <w:szCs w:val="24"/>
        </w:rPr>
        <w:t>we combine</w:t>
      </w:r>
      <w:r>
        <w:rPr>
          <w:spacing w:val="-5"/>
          <w:sz w:val="24"/>
          <w:szCs w:val="24"/>
        </w:rPr>
        <w:t xml:space="preserve"> </w:t>
      </w:r>
      <w:r>
        <w:rPr>
          <w:sz w:val="24"/>
          <w:szCs w:val="24"/>
        </w:rPr>
        <w:t>the</w:t>
      </w:r>
      <w:r>
        <w:rPr>
          <w:spacing w:val="-5"/>
          <w:sz w:val="24"/>
          <w:szCs w:val="24"/>
        </w:rPr>
        <w:t xml:space="preserve"> </w:t>
      </w:r>
      <w:r>
        <w:rPr>
          <w:sz w:val="24"/>
          <w:szCs w:val="24"/>
        </w:rPr>
        <w:t>dual</w:t>
      </w:r>
      <w:r>
        <w:rPr>
          <w:spacing w:val="-5"/>
          <w:sz w:val="24"/>
          <w:szCs w:val="24"/>
        </w:rPr>
        <w:t xml:space="preserve"> </w:t>
      </w:r>
      <w:r>
        <w:rPr>
          <w:sz w:val="24"/>
          <w:szCs w:val="24"/>
        </w:rPr>
        <w:t>advantages</w:t>
      </w:r>
      <w:r>
        <w:rPr>
          <w:spacing w:val="-5"/>
          <w:sz w:val="24"/>
          <w:szCs w:val="24"/>
        </w:rPr>
        <w:t xml:space="preserve"> </w:t>
      </w:r>
      <w:r>
        <w:rPr>
          <w:sz w:val="24"/>
          <w:szCs w:val="24"/>
        </w:rPr>
        <w:t>of</w:t>
      </w:r>
      <w:r>
        <w:rPr>
          <w:spacing w:val="-5"/>
          <w:sz w:val="24"/>
          <w:szCs w:val="24"/>
        </w:rPr>
        <w:t xml:space="preserve"> </w:t>
      </w:r>
      <w:r>
        <w:rPr>
          <w:sz w:val="24"/>
          <w:szCs w:val="24"/>
        </w:rPr>
        <w:t>GNN</w:t>
      </w:r>
      <w:r>
        <w:rPr>
          <w:spacing w:val="-5"/>
          <w:sz w:val="24"/>
          <w:szCs w:val="24"/>
        </w:rPr>
        <w:t xml:space="preserve"> </w:t>
      </w:r>
      <w:r>
        <w:rPr>
          <w:sz w:val="24"/>
          <w:szCs w:val="24"/>
        </w:rPr>
        <w:t>and</w:t>
      </w:r>
      <w:r>
        <w:rPr>
          <w:spacing w:val="-5"/>
          <w:sz w:val="24"/>
          <w:szCs w:val="24"/>
        </w:rPr>
        <w:t xml:space="preserve"> </w:t>
      </w:r>
      <w:r>
        <w:rPr>
          <w:sz w:val="24"/>
          <w:szCs w:val="24"/>
        </w:rPr>
        <w:t>CNN.</w:t>
      </w:r>
      <w:r>
        <w:rPr>
          <w:spacing w:val="-5"/>
          <w:sz w:val="24"/>
          <w:szCs w:val="24"/>
        </w:rPr>
        <w:t xml:space="preserve"> </w:t>
      </w:r>
      <w:r>
        <w:rPr>
          <w:sz w:val="24"/>
          <w:szCs w:val="24"/>
        </w:rPr>
        <w:t>The</w:t>
      </w:r>
      <w:r>
        <w:rPr>
          <w:spacing w:val="-5"/>
          <w:sz w:val="24"/>
          <w:szCs w:val="24"/>
        </w:rPr>
        <w:t xml:space="preserve"> </w:t>
      </w:r>
      <w:r>
        <w:rPr>
          <w:sz w:val="24"/>
          <w:szCs w:val="24"/>
        </w:rPr>
        <w:t>detection results of the two networks are complementary. At the same time, the logical and spatial characteristics of CAN are used. There</w:t>
      </w:r>
      <w:r>
        <w:rPr>
          <w:spacing w:val="40"/>
          <w:sz w:val="24"/>
          <w:szCs w:val="24"/>
        </w:rPr>
        <w:t xml:space="preserve"> </w:t>
      </w:r>
      <w:r>
        <w:rPr>
          <w:sz w:val="24"/>
          <w:szCs w:val="24"/>
        </w:rPr>
        <w:t>are</w:t>
      </w:r>
      <w:r>
        <w:rPr>
          <w:spacing w:val="40"/>
          <w:sz w:val="24"/>
          <w:szCs w:val="24"/>
        </w:rPr>
        <w:t xml:space="preserve"> </w:t>
      </w:r>
      <w:r>
        <w:rPr>
          <w:sz w:val="24"/>
          <w:szCs w:val="24"/>
        </w:rPr>
        <w:t>still</w:t>
      </w:r>
      <w:r>
        <w:rPr>
          <w:spacing w:val="40"/>
          <w:sz w:val="24"/>
          <w:szCs w:val="24"/>
        </w:rPr>
        <w:t xml:space="preserve"> </w:t>
      </w:r>
      <w:r>
        <w:rPr>
          <w:sz w:val="24"/>
          <w:szCs w:val="24"/>
        </w:rPr>
        <w:t>some</w:t>
      </w:r>
      <w:r>
        <w:rPr>
          <w:spacing w:val="40"/>
          <w:sz w:val="24"/>
          <w:szCs w:val="24"/>
        </w:rPr>
        <w:t xml:space="preserve"> </w:t>
      </w:r>
      <w:r>
        <w:rPr>
          <w:sz w:val="24"/>
          <w:szCs w:val="24"/>
        </w:rPr>
        <w:t>deficiencies</w:t>
      </w:r>
      <w:r>
        <w:rPr>
          <w:spacing w:val="40"/>
          <w:sz w:val="24"/>
          <w:szCs w:val="24"/>
        </w:rPr>
        <w:t xml:space="preserve"> </w:t>
      </w:r>
      <w:r>
        <w:rPr>
          <w:sz w:val="24"/>
          <w:szCs w:val="24"/>
        </w:rPr>
        <w:t>in</w:t>
      </w:r>
      <w:r>
        <w:rPr>
          <w:spacing w:val="40"/>
          <w:sz w:val="24"/>
          <w:szCs w:val="24"/>
        </w:rPr>
        <w:t xml:space="preserve"> </w:t>
      </w:r>
      <w:r>
        <w:rPr>
          <w:sz w:val="24"/>
          <w:szCs w:val="24"/>
        </w:rPr>
        <w:t>this</w:t>
      </w:r>
      <w:r>
        <w:rPr>
          <w:spacing w:val="40"/>
          <w:sz w:val="24"/>
          <w:szCs w:val="24"/>
        </w:rPr>
        <w:t xml:space="preserve"> </w:t>
      </w:r>
      <w:r>
        <w:rPr>
          <w:sz w:val="24"/>
          <w:szCs w:val="24"/>
        </w:rPr>
        <w:t>work.</w:t>
      </w:r>
      <w:r>
        <w:rPr>
          <w:spacing w:val="40"/>
          <w:sz w:val="24"/>
          <w:szCs w:val="24"/>
        </w:rPr>
        <w:t xml:space="preserve"> </w:t>
      </w:r>
      <w:r>
        <w:rPr>
          <w:sz w:val="24"/>
          <w:szCs w:val="24"/>
        </w:rPr>
        <w:t>Although</w:t>
      </w:r>
      <w:r>
        <w:rPr>
          <w:spacing w:val="40"/>
          <w:sz w:val="24"/>
          <w:szCs w:val="24"/>
        </w:rPr>
        <w:t xml:space="preserve"> </w:t>
      </w:r>
      <w:r>
        <w:rPr>
          <w:sz w:val="24"/>
          <w:szCs w:val="24"/>
        </w:rPr>
        <w:t>it can achieve pretty good recognition accuracy, compared with previous</w:t>
      </w:r>
      <w:r>
        <w:rPr>
          <w:spacing w:val="40"/>
          <w:sz w:val="24"/>
          <w:szCs w:val="24"/>
        </w:rPr>
        <w:t xml:space="preserve"> </w:t>
      </w:r>
      <w:r>
        <w:rPr>
          <w:sz w:val="24"/>
          <w:szCs w:val="24"/>
        </w:rPr>
        <w:t>work,</w:t>
      </w:r>
      <w:r>
        <w:rPr>
          <w:spacing w:val="40"/>
          <w:sz w:val="24"/>
          <w:szCs w:val="24"/>
        </w:rPr>
        <w:t xml:space="preserve"> </w:t>
      </w:r>
      <w:r>
        <w:rPr>
          <w:sz w:val="24"/>
          <w:szCs w:val="24"/>
        </w:rPr>
        <w:t>the</w:t>
      </w:r>
      <w:r>
        <w:rPr>
          <w:spacing w:val="40"/>
          <w:sz w:val="24"/>
          <w:szCs w:val="24"/>
        </w:rPr>
        <w:t xml:space="preserve"> </w:t>
      </w:r>
      <w:r>
        <w:rPr>
          <w:sz w:val="24"/>
          <w:szCs w:val="24"/>
        </w:rPr>
        <w:t>complexity</w:t>
      </w:r>
      <w:r>
        <w:rPr>
          <w:spacing w:val="40"/>
          <w:sz w:val="24"/>
          <w:szCs w:val="24"/>
        </w:rPr>
        <w:t xml:space="preserve"> </w:t>
      </w:r>
      <w:r>
        <w:rPr>
          <w:sz w:val="24"/>
          <w:szCs w:val="24"/>
        </w:rPr>
        <w:t>of</w:t>
      </w:r>
      <w:r>
        <w:rPr>
          <w:spacing w:val="40"/>
          <w:sz w:val="24"/>
          <w:szCs w:val="24"/>
        </w:rPr>
        <w:t xml:space="preserve"> </w:t>
      </w:r>
      <w:r>
        <w:rPr>
          <w:sz w:val="24"/>
          <w:szCs w:val="24"/>
        </w:rPr>
        <w:t>our</w:t>
      </w:r>
      <w:r>
        <w:rPr>
          <w:spacing w:val="40"/>
          <w:sz w:val="24"/>
          <w:szCs w:val="24"/>
        </w:rPr>
        <w:t xml:space="preserve"> </w:t>
      </w:r>
      <w:r>
        <w:rPr>
          <w:sz w:val="24"/>
          <w:szCs w:val="24"/>
        </w:rPr>
        <w:t>network</w:t>
      </w:r>
      <w:r>
        <w:rPr>
          <w:spacing w:val="40"/>
          <w:sz w:val="24"/>
          <w:szCs w:val="24"/>
        </w:rPr>
        <w:t xml:space="preserve"> </w:t>
      </w:r>
      <w:r>
        <w:rPr>
          <w:sz w:val="24"/>
          <w:szCs w:val="24"/>
        </w:rPr>
        <w:t>is</w:t>
      </w:r>
      <w:r>
        <w:rPr>
          <w:spacing w:val="40"/>
          <w:sz w:val="24"/>
          <w:szCs w:val="24"/>
        </w:rPr>
        <w:t xml:space="preserve"> </w:t>
      </w:r>
      <w:r>
        <w:rPr>
          <w:sz w:val="24"/>
          <w:szCs w:val="24"/>
        </w:rPr>
        <w:t xml:space="preserve">higher. </w:t>
      </w:r>
      <w:r w:rsidRPr="005A2BFF">
        <w:rPr>
          <w:sz w:val="24"/>
          <w:szCs w:val="24"/>
        </w:rPr>
        <w:t>We can use evolutionary algorithms to reduce the network design in the future deliberately.</w:t>
      </w:r>
      <w:commentRangeStart w:id="53"/>
      <w:r>
        <w:rPr>
          <w:spacing w:val="80"/>
          <w:sz w:val="24"/>
          <w:szCs w:val="24"/>
        </w:rPr>
        <w:t xml:space="preserve"> </w:t>
      </w:r>
      <w:commentRangeEnd w:id="53"/>
      <w:r>
        <w:rPr>
          <w:rStyle w:val="a4"/>
        </w:rPr>
        <w:commentReference w:id="53"/>
      </w:r>
      <w:r>
        <w:rPr>
          <w:sz w:val="24"/>
          <w:szCs w:val="24"/>
        </w:rPr>
        <w:t>The combination model of GNN and LSTM network can be considered to reduce model’s complexity and obtain better result. This work is to search the architecture of CNN and GNN respectively. It can be considered to search the overall architecture</w:t>
      </w:r>
      <w:r>
        <w:rPr>
          <w:spacing w:val="29"/>
          <w:sz w:val="24"/>
          <w:szCs w:val="24"/>
        </w:rPr>
        <w:t xml:space="preserve"> </w:t>
      </w:r>
      <w:r>
        <w:rPr>
          <w:sz w:val="24"/>
          <w:szCs w:val="24"/>
        </w:rPr>
        <w:t>of</w:t>
      </w:r>
      <w:r>
        <w:rPr>
          <w:spacing w:val="29"/>
          <w:sz w:val="24"/>
          <w:szCs w:val="24"/>
        </w:rPr>
        <w:t xml:space="preserve"> </w:t>
      </w:r>
      <w:r>
        <w:rPr>
          <w:sz w:val="24"/>
          <w:szCs w:val="24"/>
        </w:rPr>
        <w:t>RL,</w:t>
      </w:r>
      <w:r>
        <w:rPr>
          <w:spacing w:val="29"/>
          <w:sz w:val="24"/>
          <w:szCs w:val="24"/>
        </w:rPr>
        <w:t xml:space="preserve"> </w:t>
      </w:r>
      <w:r>
        <w:rPr>
          <w:sz w:val="24"/>
          <w:szCs w:val="24"/>
        </w:rPr>
        <w:t>CNN</w:t>
      </w:r>
      <w:r>
        <w:rPr>
          <w:spacing w:val="29"/>
          <w:sz w:val="24"/>
          <w:szCs w:val="24"/>
        </w:rPr>
        <w:t xml:space="preserve"> </w:t>
      </w:r>
      <w:r>
        <w:rPr>
          <w:sz w:val="24"/>
          <w:szCs w:val="24"/>
        </w:rPr>
        <w:t>and</w:t>
      </w:r>
      <w:r>
        <w:rPr>
          <w:spacing w:val="29"/>
          <w:sz w:val="24"/>
          <w:szCs w:val="24"/>
        </w:rPr>
        <w:t xml:space="preserve"> </w:t>
      </w:r>
      <w:r>
        <w:rPr>
          <w:sz w:val="24"/>
          <w:szCs w:val="24"/>
        </w:rPr>
        <w:t>GNN</w:t>
      </w:r>
      <w:r>
        <w:rPr>
          <w:spacing w:val="29"/>
          <w:sz w:val="24"/>
          <w:szCs w:val="24"/>
        </w:rPr>
        <w:t xml:space="preserve"> </w:t>
      </w:r>
      <w:r>
        <w:rPr>
          <w:sz w:val="24"/>
          <w:szCs w:val="24"/>
        </w:rPr>
        <w:t>at</w:t>
      </w:r>
      <w:r>
        <w:rPr>
          <w:spacing w:val="29"/>
          <w:sz w:val="24"/>
          <w:szCs w:val="24"/>
        </w:rPr>
        <w:t xml:space="preserve"> </w:t>
      </w:r>
      <w:r>
        <w:rPr>
          <w:sz w:val="24"/>
          <w:szCs w:val="24"/>
        </w:rPr>
        <w:t>the</w:t>
      </w:r>
      <w:r>
        <w:rPr>
          <w:spacing w:val="29"/>
          <w:sz w:val="24"/>
          <w:szCs w:val="24"/>
        </w:rPr>
        <w:t xml:space="preserve"> </w:t>
      </w:r>
      <w:r>
        <w:rPr>
          <w:sz w:val="24"/>
          <w:szCs w:val="24"/>
        </w:rPr>
        <w:t>same</w:t>
      </w:r>
      <w:r>
        <w:rPr>
          <w:spacing w:val="29"/>
          <w:sz w:val="24"/>
          <w:szCs w:val="24"/>
        </w:rPr>
        <w:t xml:space="preserve"> </w:t>
      </w:r>
      <w:r>
        <w:rPr>
          <w:sz w:val="24"/>
          <w:szCs w:val="24"/>
        </w:rPr>
        <w:t>time,</w:t>
      </w:r>
      <w:r>
        <w:rPr>
          <w:spacing w:val="29"/>
          <w:sz w:val="24"/>
          <w:szCs w:val="24"/>
        </w:rPr>
        <w:t xml:space="preserve"> </w:t>
      </w:r>
      <w:r>
        <w:rPr>
          <w:sz w:val="24"/>
          <w:szCs w:val="24"/>
        </w:rPr>
        <w:t>so</w:t>
      </w:r>
      <w:r>
        <w:rPr>
          <w:spacing w:val="29"/>
          <w:sz w:val="24"/>
          <w:szCs w:val="24"/>
        </w:rPr>
        <w:t xml:space="preserve"> </w:t>
      </w:r>
      <w:r>
        <w:rPr>
          <w:sz w:val="24"/>
          <w:szCs w:val="24"/>
        </w:rPr>
        <w:t xml:space="preserve">as to improve the detection accuracy and reduce the complexity. </w:t>
      </w:r>
      <w:r w:rsidRPr="005A2BFF">
        <w:rPr>
          <w:sz w:val="24"/>
          <w:szCs w:val="24"/>
        </w:rPr>
        <w:t>Future research may look towards increasing the amount of MOEA objective functions, such as false-positive rate and true positive rate, to produce a stronger intrusion detection model.</w:t>
      </w:r>
    </w:p>
    <w:p w14:paraId="51A814A8" w14:textId="77777777" w:rsidR="001A0B28" w:rsidRDefault="001A0B28"/>
    <w:p w14:paraId="3DEB8FAF" w14:textId="77777777" w:rsidR="001A0B28" w:rsidRDefault="001A0B28"/>
    <w:p w14:paraId="0B686B9B" w14:textId="77777777" w:rsidR="00F662A4" w:rsidRPr="00F662A4" w:rsidRDefault="001A0B28" w:rsidP="00F662A4">
      <w:pPr>
        <w:pStyle w:val="EndNoteBibliography"/>
        <w:ind w:left="720" w:hanging="720"/>
        <w:rPr>
          <w:noProof/>
        </w:rPr>
      </w:pPr>
      <w:r>
        <w:fldChar w:fldCharType="begin"/>
      </w:r>
      <w:r>
        <w:instrText xml:space="preserve"> ADDIN EN.REFLIST </w:instrText>
      </w:r>
      <w:r>
        <w:fldChar w:fldCharType="separate"/>
      </w:r>
      <w:bookmarkStart w:id="54" w:name="_ENREF_1"/>
      <w:r w:rsidR="00F662A4" w:rsidRPr="00F662A4">
        <w:rPr>
          <w:noProof/>
        </w:rPr>
        <w:t>[1]</w:t>
      </w:r>
      <w:r w:rsidR="00F662A4" w:rsidRPr="00F662A4">
        <w:rPr>
          <w:noProof/>
        </w:rPr>
        <w:tab/>
        <w:t xml:space="preserve"> A. Prasad and P. Shanthi, "Automotive Electronic Control Unit Reprogramming Using Delta Method-A Review," in </w:t>
      </w:r>
      <w:r w:rsidR="00F662A4" w:rsidRPr="00F662A4">
        <w:rPr>
          <w:i/>
          <w:noProof/>
        </w:rPr>
        <w:t>2021 Asian Conference on Innovation in Technology (ASIANCON)</w:t>
      </w:r>
      <w:r w:rsidR="00F662A4" w:rsidRPr="00F662A4">
        <w:rPr>
          <w:noProof/>
        </w:rPr>
        <w:t xml:space="preserve">, 27-29 Aug. 2021 2021, pp. 1-6, doi: 10.1109/ASIANCON51346.2021.9544595. </w:t>
      </w:r>
      <w:bookmarkEnd w:id="54"/>
    </w:p>
    <w:p w14:paraId="69E797AA" w14:textId="51737288" w:rsidR="00F662A4" w:rsidRPr="00F662A4" w:rsidRDefault="00F662A4" w:rsidP="00F662A4">
      <w:pPr>
        <w:pStyle w:val="EndNoteBibliography"/>
        <w:ind w:left="720" w:hanging="720"/>
        <w:rPr>
          <w:noProof/>
        </w:rPr>
      </w:pPr>
      <w:bookmarkStart w:id="55" w:name="_ENREF_2"/>
      <w:r w:rsidRPr="00F662A4">
        <w:rPr>
          <w:noProof/>
        </w:rPr>
        <w:t>[2]</w:t>
      </w:r>
      <w:r w:rsidRPr="00F662A4">
        <w:rPr>
          <w:noProof/>
        </w:rPr>
        <w:tab/>
        <w:t xml:space="preserve">H. Zhang, X. Meng, X. Zhang, and Z. Liu, "CANsec: A Practical in-Vehicle Controller Area Network Security Evaluation Tool," </w:t>
      </w:r>
      <w:r w:rsidRPr="00F662A4">
        <w:rPr>
          <w:i/>
          <w:noProof/>
        </w:rPr>
        <w:t xml:space="preserve">Sensors, </w:t>
      </w:r>
      <w:r w:rsidRPr="00F662A4">
        <w:rPr>
          <w:noProof/>
        </w:rPr>
        <w:t xml:space="preserve">vol. 20, no. 17, p. 4900, 2020. [Online]. Available: </w:t>
      </w:r>
      <w:hyperlink r:id="rId22" w:history="1">
        <w:r w:rsidRPr="00F662A4">
          <w:rPr>
            <w:rStyle w:val="ac"/>
            <w:noProof/>
          </w:rPr>
          <w:t>https://www.mdpi.com/1424-8220/20/17/4900</w:t>
        </w:r>
      </w:hyperlink>
      <w:r w:rsidRPr="00F662A4">
        <w:rPr>
          <w:noProof/>
        </w:rPr>
        <w:t>.</w:t>
      </w:r>
      <w:bookmarkEnd w:id="55"/>
    </w:p>
    <w:p w14:paraId="3E4638A5" w14:textId="77777777" w:rsidR="00F662A4" w:rsidRPr="00F662A4" w:rsidRDefault="00F662A4" w:rsidP="00F662A4">
      <w:pPr>
        <w:pStyle w:val="EndNoteBibliography"/>
        <w:ind w:left="720" w:hanging="720"/>
        <w:rPr>
          <w:noProof/>
        </w:rPr>
      </w:pPr>
      <w:bookmarkStart w:id="56" w:name="_ENREF_3"/>
      <w:r w:rsidRPr="00F662A4">
        <w:rPr>
          <w:noProof/>
        </w:rPr>
        <w:t>[3]</w:t>
      </w:r>
      <w:r w:rsidRPr="00F662A4">
        <w:rPr>
          <w:noProof/>
        </w:rPr>
        <w:tab/>
        <w:t xml:space="preserve"> M. M. K. Tareq, O. Semiari, M. A. Salehi, and W. Saad, "Ultra Reliable, Low Latency Vehicle-to-Infrastructure Wireless Communications with Edge Computing," in </w:t>
      </w:r>
      <w:r w:rsidRPr="00F662A4">
        <w:rPr>
          <w:i/>
          <w:noProof/>
        </w:rPr>
        <w:t>2018 IEEE Global Communications Conference (GLOBECOM)</w:t>
      </w:r>
      <w:r w:rsidRPr="00F662A4">
        <w:rPr>
          <w:noProof/>
        </w:rPr>
        <w:t xml:space="preserve">, 9-13 Dec. 2018 2018, pp. 1-7, doi: 10.1109/GLOCOM.2018.8647367. </w:t>
      </w:r>
      <w:bookmarkEnd w:id="56"/>
    </w:p>
    <w:p w14:paraId="1098C3C5" w14:textId="1E49CC41" w:rsidR="00F662A4" w:rsidRPr="00F662A4" w:rsidRDefault="00F662A4" w:rsidP="00F662A4">
      <w:pPr>
        <w:pStyle w:val="EndNoteBibliography"/>
        <w:ind w:left="720" w:hanging="720"/>
        <w:rPr>
          <w:noProof/>
        </w:rPr>
      </w:pPr>
      <w:bookmarkStart w:id="57" w:name="_ENREF_4"/>
      <w:r w:rsidRPr="00F662A4">
        <w:rPr>
          <w:noProof/>
        </w:rPr>
        <w:t>[4]</w:t>
      </w:r>
      <w:r w:rsidRPr="00F662A4">
        <w:rPr>
          <w:noProof/>
        </w:rPr>
        <w:tab/>
        <w:t xml:space="preserve">B. I. Kwak, M. L. Han, and H. K. Kim, "Cosine similarity based anomaly detection methodology for the CAN bus," </w:t>
      </w:r>
      <w:r w:rsidRPr="00F662A4">
        <w:rPr>
          <w:i/>
          <w:noProof/>
        </w:rPr>
        <w:t xml:space="preserve">Expert Systems with Applications, </w:t>
      </w:r>
      <w:r w:rsidRPr="00F662A4">
        <w:rPr>
          <w:noProof/>
        </w:rPr>
        <w:t xml:space="preserve">vol. 166, p. 114066, 2021/03/15/ 2021, doi: </w:t>
      </w:r>
      <w:hyperlink r:id="rId23" w:history="1">
        <w:r w:rsidRPr="00F662A4">
          <w:rPr>
            <w:rStyle w:val="ac"/>
            <w:noProof/>
          </w:rPr>
          <w:t>https://doi.org/10.1016/j.eswa.2020.114066</w:t>
        </w:r>
      </w:hyperlink>
      <w:r w:rsidRPr="00F662A4">
        <w:rPr>
          <w:noProof/>
        </w:rPr>
        <w:t>.</w:t>
      </w:r>
      <w:bookmarkEnd w:id="57"/>
    </w:p>
    <w:p w14:paraId="6A9D71D8" w14:textId="77777777" w:rsidR="00F662A4" w:rsidRPr="00F662A4" w:rsidRDefault="00F662A4" w:rsidP="00F662A4">
      <w:pPr>
        <w:pStyle w:val="EndNoteBibliography"/>
        <w:ind w:left="720" w:hanging="720"/>
        <w:rPr>
          <w:noProof/>
        </w:rPr>
      </w:pPr>
      <w:bookmarkStart w:id="58" w:name="_ENREF_5"/>
      <w:r w:rsidRPr="00F662A4">
        <w:rPr>
          <w:noProof/>
        </w:rPr>
        <w:t>[5]</w:t>
      </w:r>
      <w:r w:rsidRPr="00F662A4">
        <w:rPr>
          <w:noProof/>
        </w:rPr>
        <w:tab/>
        <w:t xml:space="preserve">M. Hanselmann, T. Strauss, K. Dormann, and H. Ulmer, "CANet: An Unsupervised Intrusion Detection System for High Dimensional CAN Bus Data," </w:t>
      </w:r>
      <w:r w:rsidRPr="00F662A4">
        <w:rPr>
          <w:i/>
          <w:noProof/>
        </w:rPr>
        <w:t xml:space="preserve">IEEE Access, </w:t>
      </w:r>
      <w:r w:rsidRPr="00F662A4">
        <w:rPr>
          <w:noProof/>
        </w:rPr>
        <w:t>vol. 8, pp. 58194-58205, 2020, doi: 10.1109/ACCESS.2020.2982544.</w:t>
      </w:r>
      <w:bookmarkEnd w:id="58"/>
    </w:p>
    <w:p w14:paraId="15AB4882" w14:textId="7F7C0409" w:rsidR="00F662A4" w:rsidRPr="00F662A4" w:rsidRDefault="00F662A4" w:rsidP="00F662A4">
      <w:pPr>
        <w:pStyle w:val="EndNoteBibliography"/>
        <w:ind w:left="720" w:hanging="720"/>
        <w:rPr>
          <w:noProof/>
        </w:rPr>
      </w:pPr>
      <w:bookmarkStart w:id="59" w:name="_ENREF_6"/>
      <w:r w:rsidRPr="00F662A4">
        <w:rPr>
          <w:noProof/>
        </w:rPr>
        <w:t>[6]</w:t>
      </w:r>
      <w:r w:rsidRPr="00F662A4">
        <w:rPr>
          <w:noProof/>
        </w:rPr>
        <w:tab/>
        <w:t xml:space="preserve">G. Karopoulos, G. Kambourakis, E. Chatzoglou, J. L. Hernández-Ramos, and V. Kouliaridis, "Demystifying In-Vehicle Intrusion Detection Systems: A Survey of Surveys and a Meta-Taxonomy," </w:t>
      </w:r>
      <w:r w:rsidRPr="00F662A4">
        <w:rPr>
          <w:i/>
          <w:noProof/>
        </w:rPr>
        <w:t xml:space="preserve">Electronics, </w:t>
      </w:r>
      <w:r w:rsidRPr="00F662A4">
        <w:rPr>
          <w:noProof/>
        </w:rPr>
        <w:t xml:space="preserve">vol. 11, no. 7, p. 1072, 2022. [Online]. Available: </w:t>
      </w:r>
      <w:hyperlink r:id="rId24" w:history="1">
        <w:r w:rsidRPr="00F662A4">
          <w:rPr>
            <w:rStyle w:val="ac"/>
            <w:noProof/>
          </w:rPr>
          <w:t>https://www.mdpi.com/2079-9292/11/7/1072</w:t>
        </w:r>
      </w:hyperlink>
      <w:r w:rsidRPr="00F662A4">
        <w:rPr>
          <w:noProof/>
        </w:rPr>
        <w:t>.</w:t>
      </w:r>
      <w:bookmarkEnd w:id="59"/>
    </w:p>
    <w:p w14:paraId="27C83506" w14:textId="77777777" w:rsidR="00F662A4" w:rsidRPr="00F662A4" w:rsidRDefault="00F662A4" w:rsidP="00F662A4">
      <w:pPr>
        <w:pStyle w:val="EndNoteBibliography"/>
        <w:ind w:left="720" w:hanging="720"/>
        <w:rPr>
          <w:noProof/>
        </w:rPr>
      </w:pPr>
      <w:bookmarkStart w:id="60" w:name="_ENREF_7"/>
      <w:r w:rsidRPr="00F662A4">
        <w:rPr>
          <w:noProof/>
        </w:rPr>
        <w:lastRenderedPageBreak/>
        <w:t>[7]</w:t>
      </w:r>
      <w:r w:rsidRPr="00F662A4">
        <w:rPr>
          <w:noProof/>
        </w:rPr>
        <w:tab/>
        <w:t xml:space="preserve">H. J. Jo and W. Choi, "A Survey of Attacks on Controller Area Networks and Corresponding Countermeasures," </w:t>
      </w:r>
      <w:r w:rsidRPr="00F662A4">
        <w:rPr>
          <w:i/>
          <w:noProof/>
        </w:rPr>
        <w:t xml:space="preserve">IEEE Transactions on Intelligent Transportation Systems, </w:t>
      </w:r>
      <w:r w:rsidRPr="00F662A4">
        <w:rPr>
          <w:noProof/>
        </w:rPr>
        <w:t>pp. 1-19, 2021, doi: 10.1109/TITS.2021.3078740.</w:t>
      </w:r>
      <w:bookmarkEnd w:id="60"/>
    </w:p>
    <w:p w14:paraId="21FB3BB4" w14:textId="77777777" w:rsidR="00F662A4" w:rsidRPr="00F662A4" w:rsidRDefault="00F662A4" w:rsidP="00F662A4">
      <w:pPr>
        <w:pStyle w:val="EndNoteBibliography"/>
        <w:ind w:left="720" w:hanging="720"/>
        <w:rPr>
          <w:noProof/>
        </w:rPr>
      </w:pPr>
      <w:bookmarkStart w:id="61" w:name="_ENREF_8"/>
      <w:r w:rsidRPr="00F662A4">
        <w:rPr>
          <w:noProof/>
        </w:rPr>
        <w:t>[8]</w:t>
      </w:r>
      <w:r w:rsidRPr="00F662A4">
        <w:rPr>
          <w:noProof/>
        </w:rPr>
        <w:tab/>
        <w:t xml:space="preserve"> M. D. Hossain, H. Inoue, H. Ochiai, D. Fall, and Y. Kadobayashi, "An Effective In-Vehicle CAN Bus Intrusion Detection System Using CNN Deep Learning Approach," in </w:t>
      </w:r>
      <w:r w:rsidRPr="00F662A4">
        <w:rPr>
          <w:i/>
          <w:noProof/>
        </w:rPr>
        <w:t>GLOBECOM 2020 - 2020 IEEE Global Communications Conference</w:t>
      </w:r>
      <w:r w:rsidRPr="00F662A4">
        <w:rPr>
          <w:noProof/>
        </w:rPr>
        <w:t xml:space="preserve">, 7-11 Dec. 2020 2020, pp. 1-6, doi: 10.1109/GLOBECOM42002.2020.9322395. </w:t>
      </w:r>
      <w:bookmarkEnd w:id="61"/>
    </w:p>
    <w:p w14:paraId="01FABBAD" w14:textId="77777777" w:rsidR="00F662A4" w:rsidRPr="00F662A4" w:rsidRDefault="00F662A4" w:rsidP="00F662A4">
      <w:pPr>
        <w:pStyle w:val="EndNoteBibliography"/>
        <w:ind w:left="720" w:hanging="720"/>
        <w:rPr>
          <w:noProof/>
        </w:rPr>
      </w:pPr>
      <w:bookmarkStart w:id="62" w:name="_ENREF_9"/>
      <w:r w:rsidRPr="00F662A4">
        <w:rPr>
          <w:noProof/>
        </w:rPr>
        <w:t>[9]</w:t>
      </w:r>
      <w:r w:rsidRPr="00F662A4">
        <w:rPr>
          <w:noProof/>
        </w:rPr>
        <w:tab/>
        <w:t xml:space="preserve">D. Zhang, J. Yin, X. Zhu, and C. Zhang, "Network Representation Learning: A Survey," </w:t>
      </w:r>
      <w:r w:rsidRPr="00F662A4">
        <w:rPr>
          <w:i/>
          <w:noProof/>
        </w:rPr>
        <w:t xml:space="preserve">IEEE Transactions on Big Data, </w:t>
      </w:r>
      <w:r w:rsidRPr="00F662A4">
        <w:rPr>
          <w:noProof/>
        </w:rPr>
        <w:t>vol. 6, no. 1, pp. 3-28, 2020, doi: 10.1109/TBDATA.2018.2850013.</w:t>
      </w:r>
      <w:bookmarkEnd w:id="62"/>
    </w:p>
    <w:p w14:paraId="00D9CB6C" w14:textId="77777777" w:rsidR="00F662A4" w:rsidRPr="00F662A4" w:rsidRDefault="00F662A4" w:rsidP="00F662A4">
      <w:pPr>
        <w:pStyle w:val="EndNoteBibliography"/>
        <w:ind w:left="720" w:hanging="720"/>
        <w:rPr>
          <w:noProof/>
        </w:rPr>
      </w:pPr>
      <w:bookmarkStart w:id="63" w:name="_ENREF_10"/>
      <w:r w:rsidRPr="00F662A4">
        <w:rPr>
          <w:noProof/>
        </w:rPr>
        <w:t>[10]</w:t>
      </w:r>
      <w:r w:rsidRPr="00F662A4">
        <w:rPr>
          <w:noProof/>
        </w:rPr>
        <w:tab/>
        <w:t xml:space="preserve">P. Cui, X. Wang, J. Pei, and W. Zhu, "A Survey on Network Embedding," </w:t>
      </w:r>
      <w:r w:rsidRPr="00F662A4">
        <w:rPr>
          <w:i/>
          <w:noProof/>
        </w:rPr>
        <w:t xml:space="preserve">IEEE Transactions on Knowledge and Data Engineering, </w:t>
      </w:r>
      <w:r w:rsidRPr="00F662A4">
        <w:rPr>
          <w:noProof/>
        </w:rPr>
        <w:t>vol. 31, no. 5, pp. 833-852, 2019, doi: 10.1109/TKDE.2018.2849727.</w:t>
      </w:r>
      <w:bookmarkEnd w:id="63"/>
    </w:p>
    <w:p w14:paraId="0ABA549E" w14:textId="77777777" w:rsidR="00F662A4" w:rsidRPr="00F662A4" w:rsidRDefault="00F662A4" w:rsidP="00F662A4">
      <w:pPr>
        <w:pStyle w:val="EndNoteBibliography"/>
        <w:ind w:left="720" w:hanging="720"/>
        <w:rPr>
          <w:noProof/>
        </w:rPr>
      </w:pPr>
      <w:bookmarkStart w:id="64" w:name="_ENREF_11"/>
      <w:r w:rsidRPr="00F662A4">
        <w:rPr>
          <w:noProof/>
        </w:rPr>
        <w:t>[11]</w:t>
      </w:r>
      <w:r w:rsidRPr="00F662A4">
        <w:rPr>
          <w:noProof/>
        </w:rPr>
        <w:tab/>
        <w:t xml:space="preserve">S. Wu, F. Sun, W. Zhang, X. Xie, and B. Cui, "Graph Neural Networks in Recommender Systems: A Survey," </w:t>
      </w:r>
      <w:r w:rsidRPr="00F662A4">
        <w:rPr>
          <w:i/>
          <w:noProof/>
        </w:rPr>
        <w:t xml:space="preserve">ACM Comput. Surv., </w:t>
      </w:r>
      <w:r w:rsidRPr="00F662A4">
        <w:rPr>
          <w:noProof/>
        </w:rPr>
        <w:t>2022, doi: 10.1145/3535101.</w:t>
      </w:r>
      <w:bookmarkEnd w:id="64"/>
    </w:p>
    <w:p w14:paraId="58434149" w14:textId="0EF87D79" w:rsidR="00F662A4" w:rsidRPr="00F662A4" w:rsidRDefault="00F662A4" w:rsidP="00F662A4">
      <w:pPr>
        <w:pStyle w:val="EndNoteBibliography"/>
        <w:ind w:left="720" w:hanging="720"/>
        <w:rPr>
          <w:noProof/>
        </w:rPr>
      </w:pPr>
      <w:bookmarkStart w:id="65" w:name="_ENREF_12"/>
      <w:r w:rsidRPr="00F662A4">
        <w:rPr>
          <w:noProof/>
        </w:rPr>
        <w:t>[12]</w:t>
      </w:r>
      <w:r w:rsidRPr="00F662A4">
        <w:rPr>
          <w:noProof/>
        </w:rPr>
        <w:tab/>
        <w:t xml:space="preserve">Q. Xie, J. Huang, P. Du, M. Peng, and J.-Y. Nie, "Graph Topic Neural Network for Document Representation," presented at the Proceedings of the Web Conference 2021, Ljubljana, Slovenia, 2021. [Online]. Available: </w:t>
      </w:r>
      <w:hyperlink r:id="rId25" w:history="1">
        <w:r w:rsidRPr="00F662A4">
          <w:rPr>
            <w:rStyle w:val="ac"/>
            <w:noProof/>
          </w:rPr>
          <w:t>https://doi.org/10.1145/3442381.3450045</w:t>
        </w:r>
      </w:hyperlink>
      <w:r w:rsidRPr="00F662A4">
        <w:rPr>
          <w:noProof/>
        </w:rPr>
        <w:t>.</w:t>
      </w:r>
      <w:bookmarkEnd w:id="65"/>
    </w:p>
    <w:p w14:paraId="58FADDBA" w14:textId="77777777" w:rsidR="00F662A4" w:rsidRPr="00F662A4" w:rsidRDefault="00F662A4" w:rsidP="00F662A4">
      <w:pPr>
        <w:pStyle w:val="EndNoteBibliography"/>
        <w:ind w:left="720" w:hanging="720"/>
        <w:rPr>
          <w:noProof/>
        </w:rPr>
      </w:pPr>
      <w:bookmarkStart w:id="66" w:name="_ENREF_13"/>
      <w:r w:rsidRPr="00F662A4">
        <w:rPr>
          <w:noProof/>
        </w:rPr>
        <w:t>[13]</w:t>
      </w:r>
      <w:r w:rsidRPr="00F662A4">
        <w:rPr>
          <w:noProof/>
        </w:rPr>
        <w:tab/>
        <w:t>S. Attarilar</w:t>
      </w:r>
      <w:r w:rsidRPr="00F662A4">
        <w:rPr>
          <w:i/>
          <w:noProof/>
        </w:rPr>
        <w:t xml:space="preserve"> et al.</w:t>
      </w:r>
      <w:r w:rsidRPr="00F662A4">
        <w:rPr>
          <w:noProof/>
        </w:rPr>
        <w:t xml:space="preserve">, "The Toxicity Phenomenon and the Related Occurrence in Metal and Metal Oxide Nanoparticles: A Brief Review From the Biomedical Perspective," (in English), </w:t>
      </w:r>
      <w:r w:rsidRPr="00F662A4">
        <w:rPr>
          <w:i/>
          <w:noProof/>
        </w:rPr>
        <w:t xml:space="preserve">Frontiers in Bioengineering and Biotechnology, </w:t>
      </w:r>
      <w:r w:rsidRPr="00F662A4">
        <w:rPr>
          <w:noProof/>
        </w:rPr>
        <w:t>Review vol. 8, 2020-July-17 2020, doi: 10.3389/fbioe.2020.00822.</w:t>
      </w:r>
      <w:bookmarkEnd w:id="66"/>
    </w:p>
    <w:p w14:paraId="78C65017" w14:textId="005D12C6" w:rsidR="00F662A4" w:rsidRPr="00F662A4" w:rsidRDefault="00F662A4" w:rsidP="00F662A4">
      <w:pPr>
        <w:pStyle w:val="EndNoteBibliography"/>
        <w:ind w:left="720" w:hanging="720"/>
        <w:rPr>
          <w:noProof/>
        </w:rPr>
      </w:pPr>
      <w:bookmarkStart w:id="67" w:name="_ENREF_14"/>
      <w:r w:rsidRPr="00F662A4">
        <w:rPr>
          <w:noProof/>
        </w:rPr>
        <w:t>[14]</w:t>
      </w:r>
      <w:r w:rsidRPr="00F662A4">
        <w:rPr>
          <w:noProof/>
        </w:rPr>
        <w:tab/>
        <w:t>J. Zhou</w:t>
      </w:r>
      <w:r w:rsidRPr="00F662A4">
        <w:rPr>
          <w:i/>
          <w:noProof/>
        </w:rPr>
        <w:t xml:space="preserve"> et al.</w:t>
      </w:r>
      <w:r w:rsidRPr="00F662A4">
        <w:rPr>
          <w:noProof/>
        </w:rPr>
        <w:t xml:space="preserve">, "Graph neural networks: A review of methods and applications," </w:t>
      </w:r>
      <w:r w:rsidRPr="00F662A4">
        <w:rPr>
          <w:i/>
          <w:noProof/>
        </w:rPr>
        <w:t xml:space="preserve">AI Open, </w:t>
      </w:r>
      <w:r w:rsidRPr="00F662A4">
        <w:rPr>
          <w:noProof/>
        </w:rPr>
        <w:t xml:space="preserve">vol. 1, pp. 57-81, 2020/01/01/ 2020, doi: </w:t>
      </w:r>
      <w:hyperlink r:id="rId26" w:history="1">
        <w:r w:rsidRPr="00F662A4">
          <w:rPr>
            <w:rStyle w:val="ac"/>
            <w:noProof/>
          </w:rPr>
          <w:t>https://doi.org/10.1016/j.aiopen.2021.01.001</w:t>
        </w:r>
      </w:hyperlink>
      <w:r w:rsidRPr="00F662A4">
        <w:rPr>
          <w:noProof/>
        </w:rPr>
        <w:t>.</w:t>
      </w:r>
      <w:bookmarkEnd w:id="67"/>
    </w:p>
    <w:p w14:paraId="11248DC1" w14:textId="6C3FF5CB" w:rsidR="00F662A4" w:rsidRPr="00F662A4" w:rsidRDefault="00F662A4" w:rsidP="00F662A4">
      <w:pPr>
        <w:pStyle w:val="EndNoteBibliography"/>
        <w:ind w:left="720" w:hanging="720"/>
        <w:rPr>
          <w:noProof/>
        </w:rPr>
      </w:pPr>
      <w:bookmarkStart w:id="68" w:name="_ENREF_15"/>
      <w:r w:rsidRPr="00F662A4">
        <w:rPr>
          <w:noProof/>
        </w:rPr>
        <w:t>[15]</w:t>
      </w:r>
      <w:r w:rsidRPr="00F662A4">
        <w:rPr>
          <w:noProof/>
        </w:rPr>
        <w:tab/>
        <w:t xml:space="preserve">Q. Li, X. Peng, Y. Qiao, and Q. Peng, "Learning label correlations for multi-label image recognition with graph networks," </w:t>
      </w:r>
      <w:r w:rsidRPr="00F662A4">
        <w:rPr>
          <w:i/>
          <w:noProof/>
        </w:rPr>
        <w:t xml:space="preserve">Pattern Recognition Letters, </w:t>
      </w:r>
      <w:r w:rsidRPr="00F662A4">
        <w:rPr>
          <w:noProof/>
        </w:rPr>
        <w:t xml:space="preserve">vol. 138, pp. 378-384, 2020/10/01/ 2020, doi: </w:t>
      </w:r>
      <w:hyperlink r:id="rId27" w:history="1">
        <w:r w:rsidRPr="00F662A4">
          <w:rPr>
            <w:rStyle w:val="ac"/>
            <w:noProof/>
          </w:rPr>
          <w:t>https://doi.org/10.1016/j.patrec.2020.07.040</w:t>
        </w:r>
      </w:hyperlink>
      <w:r w:rsidRPr="00F662A4">
        <w:rPr>
          <w:noProof/>
        </w:rPr>
        <w:t>.</w:t>
      </w:r>
      <w:bookmarkEnd w:id="68"/>
    </w:p>
    <w:p w14:paraId="663DB383" w14:textId="77777777" w:rsidR="00F662A4" w:rsidRPr="00F662A4" w:rsidRDefault="00F662A4" w:rsidP="00F662A4">
      <w:pPr>
        <w:pStyle w:val="EndNoteBibliography"/>
        <w:ind w:left="720" w:hanging="720"/>
        <w:rPr>
          <w:noProof/>
        </w:rPr>
      </w:pPr>
      <w:bookmarkStart w:id="69" w:name="_ENREF_16"/>
      <w:r w:rsidRPr="00F662A4">
        <w:rPr>
          <w:noProof/>
        </w:rPr>
        <w:t>[16]</w:t>
      </w:r>
      <w:r w:rsidRPr="00F662A4">
        <w:rPr>
          <w:noProof/>
        </w:rPr>
        <w:tab/>
        <w:t xml:space="preserve">M. Sun, S. Zhao, C. Gilvary, O. Elemento, J. Zhou, and F. Wang, "Graph convolutional networks for computational drug development and discovery," </w:t>
      </w:r>
      <w:r w:rsidRPr="00F662A4">
        <w:rPr>
          <w:i/>
          <w:noProof/>
        </w:rPr>
        <w:t xml:space="preserve">Briefings in Bioinformatics, </w:t>
      </w:r>
      <w:r w:rsidRPr="00F662A4">
        <w:rPr>
          <w:noProof/>
        </w:rPr>
        <w:t>vol. 21, no. 3, pp. 919-935, 2019, doi: 10.1093/bib/bbz042.</w:t>
      </w:r>
      <w:bookmarkEnd w:id="69"/>
    </w:p>
    <w:p w14:paraId="3DD51F97" w14:textId="77777777" w:rsidR="00F662A4" w:rsidRPr="00F662A4" w:rsidRDefault="00F662A4" w:rsidP="00F662A4">
      <w:pPr>
        <w:pStyle w:val="EndNoteBibliography"/>
        <w:ind w:left="720" w:hanging="720"/>
        <w:rPr>
          <w:noProof/>
        </w:rPr>
      </w:pPr>
      <w:bookmarkStart w:id="70" w:name="_ENREF_17"/>
      <w:r w:rsidRPr="00F662A4">
        <w:rPr>
          <w:noProof/>
        </w:rPr>
        <w:t>[17]</w:t>
      </w:r>
      <w:r w:rsidRPr="00F662A4">
        <w:rPr>
          <w:noProof/>
        </w:rPr>
        <w:tab/>
        <w:t xml:space="preserve">S. Guo, Y. Lin, N. Feng, C. Song, and H. Wan, "Attention Based Spatial-Temporal Graph Convolutional Networks for Traffic Flow Forecasting," </w:t>
      </w:r>
      <w:r w:rsidRPr="00F662A4">
        <w:rPr>
          <w:i/>
          <w:noProof/>
        </w:rPr>
        <w:t xml:space="preserve">Proceedings of the AAAI Conference on Artificial Intelligence, </w:t>
      </w:r>
      <w:r w:rsidRPr="00F662A4">
        <w:rPr>
          <w:noProof/>
        </w:rPr>
        <w:t>vol. 33, no. 01, pp. 922-929, 07/17 2019, doi: 10.1609/aaai.v33i01.3301922.</w:t>
      </w:r>
      <w:bookmarkEnd w:id="70"/>
    </w:p>
    <w:p w14:paraId="1043C84B" w14:textId="77777777" w:rsidR="00F662A4" w:rsidRPr="00F662A4" w:rsidRDefault="00F662A4" w:rsidP="00F662A4">
      <w:pPr>
        <w:pStyle w:val="EndNoteBibliography"/>
        <w:ind w:left="720" w:hanging="720"/>
        <w:rPr>
          <w:noProof/>
        </w:rPr>
      </w:pPr>
      <w:bookmarkStart w:id="71" w:name="_ENREF_18"/>
      <w:r w:rsidRPr="00F662A4">
        <w:rPr>
          <w:noProof/>
        </w:rPr>
        <w:t>[18]</w:t>
      </w:r>
      <w:r w:rsidRPr="00F662A4">
        <w:rPr>
          <w:noProof/>
        </w:rPr>
        <w:tab/>
        <w:t xml:space="preserve">J. Skarding, B. Gabrys, and K. Musial, "Foundations and Modeling of Dynamic Networks Using Dynamic Graph Neural Networks: A Survey," </w:t>
      </w:r>
      <w:r w:rsidRPr="00F662A4">
        <w:rPr>
          <w:i/>
          <w:noProof/>
        </w:rPr>
        <w:t xml:space="preserve">IEEE Access, </w:t>
      </w:r>
      <w:r w:rsidRPr="00F662A4">
        <w:rPr>
          <w:noProof/>
        </w:rPr>
        <w:t>vol. 9, pp. 79143-79168, 2021, doi: 10.1109/ACCESS.2021.3082932.</w:t>
      </w:r>
      <w:bookmarkEnd w:id="71"/>
    </w:p>
    <w:p w14:paraId="49AA7174" w14:textId="423EEEC6" w:rsidR="00F662A4" w:rsidRPr="00F662A4" w:rsidRDefault="00F662A4" w:rsidP="00F662A4">
      <w:pPr>
        <w:pStyle w:val="EndNoteBibliography"/>
        <w:ind w:left="720" w:hanging="720"/>
        <w:rPr>
          <w:noProof/>
        </w:rPr>
      </w:pPr>
      <w:bookmarkStart w:id="72" w:name="_ENREF_19"/>
      <w:r w:rsidRPr="00F662A4">
        <w:rPr>
          <w:noProof/>
        </w:rPr>
        <w:t>[19]</w:t>
      </w:r>
      <w:r w:rsidRPr="00F662A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8" w:history="1">
        <w:r w:rsidRPr="00F662A4">
          <w:rPr>
            <w:rStyle w:val="ac"/>
            <w:noProof/>
          </w:rPr>
          <w:t>https://doi.org/10.1145/3308560.3316581</w:t>
        </w:r>
      </w:hyperlink>
      <w:r w:rsidRPr="00F662A4">
        <w:rPr>
          <w:noProof/>
        </w:rPr>
        <w:t>.</w:t>
      </w:r>
      <w:bookmarkEnd w:id="72"/>
    </w:p>
    <w:p w14:paraId="4A32B375" w14:textId="77777777" w:rsidR="00F662A4" w:rsidRPr="00F662A4" w:rsidRDefault="00F662A4" w:rsidP="00F662A4">
      <w:pPr>
        <w:pStyle w:val="EndNoteBibliography"/>
        <w:ind w:left="720" w:hanging="720"/>
        <w:rPr>
          <w:noProof/>
        </w:rPr>
      </w:pPr>
      <w:bookmarkStart w:id="73" w:name="_ENREF_20"/>
      <w:r w:rsidRPr="00F662A4">
        <w:rPr>
          <w:noProof/>
        </w:rPr>
        <w:lastRenderedPageBreak/>
        <w:t>[20]</w:t>
      </w:r>
      <w:r w:rsidRPr="00F662A4">
        <w:rPr>
          <w:noProof/>
        </w:rPr>
        <w:tab/>
        <w:t>X. Wang</w:t>
      </w:r>
      <w:r w:rsidRPr="00F662A4">
        <w:rPr>
          <w:i/>
          <w:noProof/>
        </w:rPr>
        <w:t xml:space="preserve"> et al.</w:t>
      </w:r>
      <w:r w:rsidRPr="00F662A4">
        <w:rPr>
          <w:noProof/>
        </w:rPr>
        <w:t xml:space="preserve">, "Traffic Flow Prediction via Spatial Temporal Graph Neural Network," in </w:t>
      </w:r>
      <w:r w:rsidRPr="00F662A4">
        <w:rPr>
          <w:i/>
          <w:noProof/>
        </w:rPr>
        <w:t>Proceedings of The Web Conference 2020</w:t>
      </w:r>
      <w:r w:rsidRPr="00F662A4">
        <w:rPr>
          <w:noProof/>
        </w:rPr>
        <w:t>: Association for Computing Machinery, 2020, pp. 1082–1092.</w:t>
      </w:r>
      <w:bookmarkEnd w:id="73"/>
    </w:p>
    <w:p w14:paraId="36B03649" w14:textId="4FC787CA" w:rsidR="00F662A4" w:rsidRPr="00F662A4" w:rsidRDefault="00F662A4" w:rsidP="00F662A4">
      <w:pPr>
        <w:pStyle w:val="EndNoteBibliography"/>
        <w:ind w:left="720" w:hanging="720"/>
        <w:rPr>
          <w:noProof/>
        </w:rPr>
      </w:pPr>
      <w:bookmarkStart w:id="74" w:name="_ENREF_21"/>
      <w:r w:rsidRPr="00F662A4">
        <w:rPr>
          <w:noProof/>
        </w:rPr>
        <w:t>[21]</w:t>
      </w:r>
      <w:r w:rsidRPr="00F662A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29" w:history="1">
        <w:r w:rsidRPr="00F662A4">
          <w:rPr>
            <w:rStyle w:val="ac"/>
            <w:noProof/>
          </w:rPr>
          <w:t>https://doi.org/10.1145/3292500.3330982</w:t>
        </w:r>
      </w:hyperlink>
      <w:r w:rsidRPr="00F662A4">
        <w:rPr>
          <w:noProof/>
        </w:rPr>
        <w:t>.</w:t>
      </w:r>
      <w:bookmarkEnd w:id="74"/>
    </w:p>
    <w:p w14:paraId="41F865FB" w14:textId="35F297A4" w:rsidR="00D71ECD" w:rsidRDefault="001A0B28">
      <w:r>
        <w:fldChar w:fldCharType="end"/>
      </w:r>
    </w:p>
    <w:sectPr w:rsidR="00D71E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ka Halgamuge" w:date="2022-06-04T14:47:00Z" w:initials="MH">
    <w:p w14:paraId="72B458FD" w14:textId="77777777" w:rsidR="001A0B28" w:rsidRDefault="001A0B28" w:rsidP="001A0B28">
      <w:r>
        <w:rPr>
          <w:rStyle w:val="a4"/>
        </w:rPr>
        <w:annotationRef/>
      </w:r>
      <w:r>
        <w:t>Table 5 shows you applied reinforcement learning in your analysis, although it is not mentioned in the Abstract.</w:t>
      </w:r>
    </w:p>
  </w:comment>
  <w:comment w:id="1" w:author="Malka Halgamuge" w:date="2022-06-04T12:45:00Z" w:initials="MH">
    <w:p w14:paraId="0BC6E676" w14:textId="77777777" w:rsidR="001A0B28" w:rsidRDefault="001A0B28" w:rsidP="001A0B28">
      <w:r>
        <w:rPr>
          <w:rStyle w:val="a4"/>
        </w:rPr>
        <w:annotationRef/>
      </w:r>
      <w:r>
        <w:t>Abstract shows the proposed algorithm lowers the complexity; in contrast, the conclusion demonstrates the opposite?</w:t>
      </w:r>
    </w:p>
  </w:comment>
  <w:comment w:id="3" w:author="Tian Shan" w:date="2022-06-05T06:31:00Z" w:initials="TS">
    <w:p w14:paraId="51781BA2" w14:textId="18EB4750" w:rsidR="006651A3" w:rsidRDefault="006651A3">
      <w:pPr>
        <w:pStyle w:val="a8"/>
        <w:rPr>
          <w:lang w:eastAsia="zh-CN"/>
        </w:rPr>
      </w:pPr>
      <w:r>
        <w:rPr>
          <w:rStyle w:val="a4"/>
        </w:rPr>
        <w:annotationRef/>
      </w:r>
      <w:r>
        <w:t xml:space="preserve">Whether to </w:t>
      </w:r>
      <w:r>
        <w:rPr>
          <w:lang w:eastAsia="zh-CN"/>
        </w:rPr>
        <w:t>supplement how to implement the RL</w:t>
      </w:r>
    </w:p>
  </w:comment>
  <w:comment w:id="9" w:author="Malka Halgamuge" w:date="2022-06-04T10:24:00Z" w:initials="MH">
    <w:p w14:paraId="3CB6592D" w14:textId="77777777" w:rsidR="001A0B28" w:rsidRDefault="001A0B28" w:rsidP="001A0B28">
      <w:r>
        <w:rPr>
          <w:rStyle w:val="a4"/>
        </w:rPr>
        <w:annotationRef/>
      </w:r>
      <w:r>
        <w:t>This citation cannot be found in the reference list.</w:t>
      </w:r>
    </w:p>
  </w:comment>
  <w:comment w:id="11" w:author="Malka Halgamuge" w:date="2022-06-04T10:41:00Z" w:initials="MH">
    <w:p w14:paraId="3A87F9DA" w14:textId="77777777" w:rsidR="001A0B28" w:rsidRDefault="001A0B28" w:rsidP="001A0B28">
      <w:r>
        <w:rPr>
          <w:rStyle w:val="a4"/>
        </w:rPr>
        <w:annotationRef/>
      </w:r>
      <w:r>
        <w:t xml:space="preserve">Recent research </w:t>
      </w:r>
      <w:r>
        <w:cr/>
        <w:t>=&gt;</w:t>
      </w:r>
      <w:r>
        <w:cr/>
        <w:t>Recent research [] we need 2022 or 2021 citations.</w:t>
      </w:r>
      <w:r>
        <w:cr/>
        <w:t>Possibly [6] and another</w:t>
      </w:r>
      <w:r>
        <w:cr/>
      </w:r>
      <w:r>
        <w:cr/>
        <w:t xml:space="preserve">H. J. Jo and W. Choi, "A Survey of Attacks on Controller Area Networks and Corresponding Countermeasures," in IEEE Transactions on Intelligent Transportation Systems, </w:t>
      </w:r>
      <w:proofErr w:type="spellStart"/>
      <w:r>
        <w:t>doi</w:t>
      </w:r>
      <w:proofErr w:type="spellEnd"/>
      <w:r>
        <w:t>: 10.1109/TITS.2021.3078740.</w:t>
      </w:r>
      <w:r>
        <w:cr/>
      </w:r>
      <w:r>
        <w:cr/>
        <w:t xml:space="preserve">M. </w:t>
      </w:r>
      <w:proofErr w:type="spellStart"/>
      <w:r>
        <w:t>Delwar</w:t>
      </w:r>
      <w:proofErr w:type="spellEnd"/>
      <w:r>
        <w:t xml:space="preserve"> Hossain, H. Inoue, H. </w:t>
      </w:r>
      <w:proofErr w:type="spellStart"/>
      <w:r>
        <w:t>Ochiai</w:t>
      </w:r>
      <w:proofErr w:type="spellEnd"/>
      <w:r>
        <w:t xml:space="preserve">, D. Fall and Y. </w:t>
      </w:r>
      <w:proofErr w:type="spellStart"/>
      <w:r>
        <w:t>Kadobayashi</w:t>
      </w:r>
      <w:proofErr w:type="spellEnd"/>
      <w:r>
        <w:t xml:space="preserve">, "An Effective In-Vehicle CAN Bus Intrusion Detection System Using CNN Deep Learning Approach," GLOBECOM 2020 - 2020 IEEE Global Communications Conference, 2020, pp. 1-6, </w:t>
      </w:r>
      <w:proofErr w:type="spellStart"/>
      <w:r>
        <w:t>doi</w:t>
      </w:r>
      <w:proofErr w:type="spellEnd"/>
      <w:r>
        <w:t>: 10.1109/GLOBECOM42002.2020.9322395.</w:t>
      </w:r>
    </w:p>
  </w:comment>
  <w:comment w:id="12" w:author="Malka Halgamuge" w:date="2022-06-04T13:16:00Z" w:initials="MH">
    <w:p w14:paraId="2D23C181" w14:textId="77777777" w:rsidR="00667F76" w:rsidRDefault="00667F76" w:rsidP="00667F76">
      <w:r>
        <w:rPr>
          <w:rStyle w:val="a4"/>
        </w:rPr>
        <w:annotationRef/>
      </w:r>
      <w:r>
        <w:t xml:space="preserve">T=You can’t start a sentence with just in-text citation: for example, </w:t>
      </w:r>
    </w:p>
    <w:p w14:paraId="4FC339A5" w14:textId="77777777" w:rsidR="00667F76" w:rsidRDefault="00667F76" w:rsidP="00667F76">
      <w:r>
        <w:t>“[49] uses LSTM and Fully Connected ….”</w:t>
      </w:r>
    </w:p>
    <w:p w14:paraId="0F87493C" w14:textId="77777777" w:rsidR="00667F76" w:rsidRDefault="00667F76" w:rsidP="00667F76">
      <w:r>
        <w:t>=&gt;</w:t>
      </w:r>
    </w:p>
    <w:p w14:paraId="5411318D" w14:textId="77777777" w:rsidR="00667F76" w:rsidRDefault="00667F76" w:rsidP="00667F76">
      <w:r>
        <w:t>Authors in [49] use …</w:t>
      </w:r>
    </w:p>
  </w:comment>
  <w:comment w:id="13" w:author="Malka Halgamuge" w:date="2022-06-04T12:18:00Z" w:initials="MH">
    <w:p w14:paraId="32A6D540" w14:textId="77777777" w:rsidR="00667F76" w:rsidRDefault="00667F76" w:rsidP="00667F76">
      <w:r>
        <w:rPr>
          <w:rStyle w:val="a4"/>
        </w:rPr>
        <w:annotationRef/>
      </w:r>
      <w:r>
        <w:t xml:space="preserve">[75] also uses the 64 bits data segment of CAN messages to directly input the bit stream to DNN network. </w:t>
      </w:r>
    </w:p>
    <w:p w14:paraId="454FC8B9" w14:textId="77777777" w:rsidR="00667F76" w:rsidRDefault="00667F76" w:rsidP="00667F76">
      <w:r>
        <w:t>=&gt;</w:t>
      </w:r>
    </w:p>
    <w:p w14:paraId="20D43E32" w14:textId="77777777" w:rsidR="00667F76" w:rsidRDefault="00667F76" w:rsidP="00667F76">
      <w:r>
        <w:t>The authors [75] additionally employ the 64-bit data segment of CAN messages to feed the bit stream into the DNN network directly.</w:t>
      </w:r>
    </w:p>
  </w:comment>
  <w:comment w:id="14" w:author="Malka Halgamuge" w:date="2022-06-04T13:05:00Z" w:initials="MH">
    <w:p w14:paraId="0962C79A" w14:textId="77777777" w:rsidR="00667F76" w:rsidRDefault="00667F76" w:rsidP="00667F76">
      <w:r>
        <w:rPr>
          <w:rStyle w:val="a4"/>
        </w:rPr>
        <w:annotationRef/>
      </w:r>
      <w:r>
        <w:t>[48] are the same with</w:t>
      </w:r>
      <w:proofErr w:type="gramStart"/>
      <w:r>
        <w:t>…..</w:t>
      </w:r>
      <w:proofErr w:type="gramEnd"/>
      <w:r>
        <w:t xml:space="preserve"> </w:t>
      </w:r>
    </w:p>
    <w:p w14:paraId="2D9024B4" w14:textId="77777777" w:rsidR="00667F76" w:rsidRDefault="00667F76" w:rsidP="00667F76">
      <w:r>
        <w:t>=&gt;</w:t>
      </w:r>
    </w:p>
    <w:p w14:paraId="0DDCEB5B" w14:textId="77777777" w:rsidR="00667F76" w:rsidRDefault="00667F76" w:rsidP="00667F76">
      <w:r>
        <w:t>Authors in [48] are the same with ….</w:t>
      </w:r>
    </w:p>
  </w:comment>
  <w:comment w:id="15" w:author="Malka Halgamuge" w:date="2022-06-04T13:14:00Z" w:initials="MH">
    <w:p w14:paraId="6F3DACFD" w14:textId="77777777" w:rsidR="00667F76" w:rsidRDefault="00667F76" w:rsidP="00667F76">
      <w:r>
        <w:rPr>
          <w:rStyle w:val="a4"/>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2C226930" w14:textId="77777777" w:rsidR="00667F76" w:rsidRDefault="00667F76" w:rsidP="00667F76">
      <w:r>
        <w:t>=&gt;</w:t>
      </w:r>
    </w:p>
    <w:p w14:paraId="3F2A12E8" w14:textId="77777777" w:rsidR="00667F76" w:rsidRDefault="00667F76" w:rsidP="00667F76">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16" w:author="Tian Shan" w:date="2022-06-05T10:58:00Z" w:initials="TS">
    <w:p w14:paraId="4C241829" w14:textId="77777777" w:rsidR="00667F76" w:rsidRDefault="00667F76" w:rsidP="00667F76">
      <w:pPr>
        <w:pStyle w:val="a8"/>
        <w:rPr>
          <w:lang w:eastAsia="zh-CN"/>
        </w:rPr>
      </w:pPr>
      <w:r>
        <w:rPr>
          <w:rStyle w:val="a4"/>
        </w:rPr>
        <w:annotationRef/>
      </w:r>
      <w:r>
        <w:rPr>
          <w:rFonts w:ascii="宋体" w:eastAsia="宋体" w:hAnsi="宋体" w:cs="宋体" w:hint="eastAsia"/>
          <w:lang w:eastAsia="zh-CN"/>
        </w:rPr>
        <w:t>说法改一下</w:t>
      </w:r>
    </w:p>
  </w:comment>
  <w:comment w:id="17" w:author="Tian Shan" w:date="2022-06-05T08:14:00Z" w:initials="TS">
    <w:p w14:paraId="6A0EA5B5" w14:textId="52D3ADFE" w:rsidR="00E5760B" w:rsidRDefault="00E5760B">
      <w:pPr>
        <w:pStyle w:val="a8"/>
        <w:rPr>
          <w:lang w:eastAsia="zh-CN"/>
        </w:rPr>
      </w:pPr>
      <w:r>
        <w:rPr>
          <w:rStyle w:val="a4"/>
        </w:rPr>
        <w:annotationRef/>
      </w:r>
      <w:r w:rsidRPr="00E5760B">
        <w:rPr>
          <w:lang w:eastAsia="zh-CN"/>
        </w:rPr>
        <w:t xml:space="preserve">Do we need to expand each </w:t>
      </w:r>
      <w:r>
        <w:rPr>
          <w:lang w:eastAsia="zh-CN"/>
        </w:rPr>
        <w:t xml:space="preserve">assumption </w:t>
      </w:r>
      <w:r w:rsidRPr="00E5760B">
        <w:rPr>
          <w:rFonts w:hint="eastAsia"/>
          <w:lang w:eastAsia="zh-CN"/>
        </w:rPr>
        <w:t>h</w:t>
      </w:r>
      <w:r w:rsidRPr="00E5760B">
        <w:rPr>
          <w:lang w:eastAsia="zh-CN"/>
        </w:rPr>
        <w:t>ere?</w:t>
      </w:r>
    </w:p>
  </w:comment>
  <w:comment w:id="18" w:author="Malka Halgamuge" w:date="2022-06-04T11:47:00Z" w:initials="MH">
    <w:p w14:paraId="53399D7D" w14:textId="77777777" w:rsidR="00E5760B" w:rsidRDefault="00E5760B" w:rsidP="00E5760B">
      <w:r>
        <w:rPr>
          <w:rStyle w:val="a4"/>
        </w:rPr>
        <w:annotationRef/>
      </w:r>
      <w:r>
        <w:t xml:space="preserve">[19] is to divide the constructed graph data into several clusters by clustering method []. </w:t>
      </w:r>
    </w:p>
    <w:p w14:paraId="645BA6B7" w14:textId="77777777" w:rsidR="00E5760B" w:rsidRDefault="00E5760B" w:rsidP="00E5760B">
      <w:r>
        <w:t>=&gt;</w:t>
      </w:r>
    </w:p>
    <w:p w14:paraId="2B17A04F" w14:textId="77777777" w:rsidR="00E5760B" w:rsidRDefault="00E5760B" w:rsidP="00E5760B">
      <w:r>
        <w:t>In-text citation is included twice?? This does not read well.</w:t>
      </w:r>
    </w:p>
  </w:comment>
  <w:comment w:id="19" w:author="Tian Shan" w:date="2022-06-05T08:17:00Z" w:initials="TS">
    <w:p w14:paraId="375EC7E8" w14:textId="33493B9B" w:rsidR="00504897" w:rsidRDefault="00504897">
      <w:pPr>
        <w:pStyle w:val="a8"/>
      </w:pPr>
      <w:r>
        <w:rPr>
          <w:rStyle w:val="a4"/>
        </w:rPr>
        <w:annotationRef/>
      </w:r>
      <w:r>
        <w:rPr>
          <w:rFonts w:hint="eastAsia"/>
          <w:lang w:eastAsia="zh-CN"/>
        </w:rPr>
        <w:t xml:space="preserve">I will add </w:t>
      </w:r>
      <w:r>
        <w:rPr>
          <w:lang w:eastAsia="zh-CN"/>
        </w:rPr>
        <w:t xml:space="preserve">another </w:t>
      </w:r>
      <w:r>
        <w:rPr>
          <w:rFonts w:hint="eastAsia"/>
          <w:lang w:eastAsia="zh-CN"/>
        </w:rPr>
        <w:t>reference</w:t>
      </w:r>
      <w:r>
        <w:rPr>
          <w:lang w:eastAsia="zh-CN"/>
        </w:rPr>
        <w:t xml:space="preserve"> about cluster.</w:t>
      </w:r>
    </w:p>
  </w:comment>
  <w:comment w:id="20" w:author="Tian Shan" w:date="2022-06-03T09:47:00Z" w:initials="">
    <w:p w14:paraId="446DCAC5" w14:textId="77777777" w:rsidR="00E5760B" w:rsidRDefault="00E5760B" w:rsidP="00E5760B">
      <w:pPr>
        <w:pStyle w:val="a8"/>
        <w:rPr>
          <w:lang w:eastAsia="zh-CN"/>
        </w:rPr>
      </w:pPr>
      <w:r>
        <w:rPr>
          <w:rFonts w:hint="eastAsia"/>
          <w:lang w:eastAsia="zh-CN"/>
        </w:rPr>
        <w:t>I will add references</w:t>
      </w:r>
    </w:p>
  </w:comment>
  <w:comment w:id="21" w:author="Malka Halgamuge" w:date="2022-06-04T15:08:00Z" w:initials="MH">
    <w:p w14:paraId="4308B9C3" w14:textId="77777777" w:rsidR="00E5760B" w:rsidRDefault="00E5760B" w:rsidP="00E5760B">
      <w:r>
        <w:rPr>
          <w:rStyle w:val="a4"/>
        </w:rPr>
        <w:annotationRef/>
      </w:r>
      <w:r>
        <w:t>All equations should be connected to complete sentences.</w:t>
      </w:r>
    </w:p>
  </w:comment>
  <w:comment w:id="28" w:author="Malka Halgamuge" w:date="2022-06-04T13:20:00Z" w:initials="MH">
    <w:p w14:paraId="2DABE01F" w14:textId="77777777" w:rsidR="00BC7C45" w:rsidRDefault="00BC7C45" w:rsidP="00BC7C45">
      <w:r>
        <w:rPr>
          <w:rStyle w:val="a4"/>
        </w:rPr>
        <w:annotationRef/>
      </w:r>
      <w:r>
        <w:t xml:space="preserve">30 generations of precision images are obtained as shown in figure 9, It can be seen from the figure that with the evolution process, there are fewer and fewer individuals with low precision, and individuals with higher precision have evolved. </w:t>
      </w:r>
    </w:p>
    <w:p w14:paraId="35C1D2E3" w14:textId="77777777" w:rsidR="00BC7C45" w:rsidRDefault="00BC7C45" w:rsidP="00BC7C45">
      <w:r>
        <w:t>=&gt;</w:t>
      </w:r>
    </w:p>
    <w:p w14:paraId="67C42F32" w14:textId="77777777" w:rsidR="00BC7C45" w:rsidRDefault="00BC7C45" w:rsidP="00BC7C45">
      <w:r>
        <w:t>Figure 9 shows the results of 30 generations of precision images. The figure shows that as the evolution process progresses, there are fewer and fewer individuals with low precision, whereas those with better precision have evolved.</w:t>
      </w:r>
    </w:p>
  </w:comment>
  <w:comment w:id="29" w:author="Tian Shan" w:date="2022-06-05T09:38:00Z" w:initials="TS">
    <w:p w14:paraId="1750829E" w14:textId="66C7813D" w:rsidR="00226A08" w:rsidRDefault="00226A08">
      <w:pPr>
        <w:pStyle w:val="a8"/>
        <w:rPr>
          <w:lang w:eastAsia="zh-CN"/>
        </w:rPr>
      </w:pPr>
      <w:r>
        <w:rPr>
          <w:rStyle w:val="a4"/>
        </w:rPr>
        <w:annotationRef/>
      </w:r>
      <w:r>
        <w:rPr>
          <w:lang w:eastAsia="zh-CN"/>
        </w:rPr>
        <w:t>1. This is the individuals of best accuracy in every generation. I have no idea it’s good to show a table or a figure.</w:t>
      </w:r>
    </w:p>
    <w:p w14:paraId="518FE765" w14:textId="77777777" w:rsidR="00226A08" w:rsidRDefault="00226A08">
      <w:pPr>
        <w:pStyle w:val="a8"/>
        <w:rPr>
          <w:lang w:eastAsia="zh-CN"/>
        </w:rPr>
      </w:pPr>
      <w:r>
        <w:rPr>
          <w:lang w:eastAsia="zh-CN"/>
        </w:rPr>
        <w:t xml:space="preserve">2. </w:t>
      </w:r>
      <w:r>
        <w:rPr>
          <w:rFonts w:hint="eastAsia"/>
          <w:lang w:eastAsia="zh-CN"/>
        </w:rPr>
        <w:t>T</w:t>
      </w:r>
      <w:r>
        <w:rPr>
          <w:lang w:eastAsia="zh-CN"/>
        </w:rPr>
        <w:t>he statistics show the evolution process. It was to show the improve of flops. Because of It’s a little few to show my flops.</w:t>
      </w:r>
    </w:p>
    <w:p w14:paraId="757F4A81" w14:textId="66060650" w:rsidR="007E147A" w:rsidRDefault="007E147A">
      <w:pPr>
        <w:pStyle w:val="a8"/>
      </w:pPr>
      <w:r>
        <w:rPr>
          <w:rFonts w:hint="eastAsia"/>
          <w:lang w:eastAsia="zh-CN"/>
        </w:rPr>
        <w:t>3</w:t>
      </w:r>
      <w:r>
        <w:rPr>
          <w:lang w:eastAsia="zh-CN"/>
        </w:rPr>
        <w:t xml:space="preserve">. </w:t>
      </w:r>
      <w:r>
        <w:rPr>
          <w:rFonts w:hint="eastAsia"/>
          <w:lang w:eastAsia="zh-CN"/>
        </w:rPr>
        <w:t>The</w:t>
      </w:r>
      <w:r>
        <w:rPr>
          <w:lang w:eastAsia="zh-CN"/>
        </w:rPr>
        <w:t xml:space="preserve"> figure format shown as below.</w:t>
      </w:r>
    </w:p>
  </w:comment>
  <w:comment w:id="31" w:author="Malka Halgamuge" w:date="2022-06-04T13:16:00Z" w:initials="MH">
    <w:p w14:paraId="2F979AE6" w14:textId="77777777" w:rsidR="00116FE7" w:rsidRDefault="00116FE7" w:rsidP="00116FE7">
      <w:r>
        <w:rPr>
          <w:rStyle w:val="a4"/>
        </w:rPr>
        <w:annotationRef/>
      </w:r>
      <w:r>
        <w:t xml:space="preserve">T=You can’t start a sentence with just in-text citation: for example, </w:t>
      </w:r>
    </w:p>
    <w:p w14:paraId="661E45F0" w14:textId="77777777" w:rsidR="00116FE7" w:rsidRDefault="00116FE7" w:rsidP="00116FE7">
      <w:r>
        <w:t>“[49] uses LSTM and Fully Connected ….”</w:t>
      </w:r>
    </w:p>
    <w:p w14:paraId="326E06F8" w14:textId="77777777" w:rsidR="00116FE7" w:rsidRDefault="00116FE7" w:rsidP="00116FE7">
      <w:r>
        <w:t>=&gt;</w:t>
      </w:r>
    </w:p>
    <w:p w14:paraId="420E1875" w14:textId="77777777" w:rsidR="00116FE7" w:rsidRDefault="00116FE7" w:rsidP="00116FE7">
      <w:r>
        <w:t>Authors in [49] use …</w:t>
      </w:r>
    </w:p>
  </w:comment>
  <w:comment w:id="36" w:author="Malka Halgamuge" w:date="2022-06-04T12:18:00Z" w:initials="MH">
    <w:p w14:paraId="31CD1B78" w14:textId="77777777" w:rsidR="00116FE7" w:rsidRDefault="00116FE7" w:rsidP="00116FE7">
      <w:r>
        <w:rPr>
          <w:rStyle w:val="a4"/>
        </w:rPr>
        <w:annotationRef/>
      </w:r>
      <w:r>
        <w:t xml:space="preserve">[75] also uses the 64 bits data segment of CAN messages to directly input the bit stream to DNN network. </w:t>
      </w:r>
    </w:p>
    <w:p w14:paraId="24A391B4" w14:textId="77777777" w:rsidR="00116FE7" w:rsidRDefault="00116FE7" w:rsidP="00116FE7">
      <w:r>
        <w:t>=&gt;</w:t>
      </w:r>
    </w:p>
    <w:p w14:paraId="32196854" w14:textId="77777777" w:rsidR="00116FE7" w:rsidRDefault="00116FE7" w:rsidP="00116FE7">
      <w:r>
        <w:t>The authors [75] additionally employ the 64-bit data segment of CAN messages to feed the bit stream into the DNN network directly.</w:t>
      </w:r>
    </w:p>
  </w:comment>
  <w:comment w:id="38" w:author="Malka Halgamuge" w:date="2022-06-04T13:05:00Z" w:initials="MH">
    <w:p w14:paraId="13C4325D" w14:textId="77777777" w:rsidR="00116FE7" w:rsidRDefault="00116FE7" w:rsidP="00116FE7">
      <w:r>
        <w:rPr>
          <w:rStyle w:val="a4"/>
        </w:rPr>
        <w:annotationRef/>
      </w:r>
      <w:r>
        <w:t>[48] are the same with</w:t>
      </w:r>
      <w:proofErr w:type="gramStart"/>
      <w:r>
        <w:t>…..</w:t>
      </w:r>
      <w:proofErr w:type="gramEnd"/>
      <w:r>
        <w:t xml:space="preserve"> </w:t>
      </w:r>
    </w:p>
    <w:p w14:paraId="68CCD713" w14:textId="77777777" w:rsidR="00116FE7" w:rsidRDefault="00116FE7" w:rsidP="00116FE7">
      <w:r>
        <w:t>=&gt;</w:t>
      </w:r>
    </w:p>
    <w:p w14:paraId="1563E413" w14:textId="77777777" w:rsidR="00116FE7" w:rsidRDefault="00116FE7" w:rsidP="00116FE7">
      <w:r>
        <w:t>Authors in [48] are the same with ….</w:t>
      </w:r>
    </w:p>
  </w:comment>
  <w:comment w:id="42" w:author="Malka Halgamuge" w:date="2022-06-04T13:14:00Z" w:initials="MH">
    <w:p w14:paraId="34315D28" w14:textId="77777777" w:rsidR="00116FE7" w:rsidRDefault="00116FE7" w:rsidP="00116FE7">
      <w:r>
        <w:rPr>
          <w:rStyle w:val="a4"/>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64CFA078" w14:textId="77777777" w:rsidR="00116FE7" w:rsidRDefault="00116FE7" w:rsidP="00116FE7">
      <w:r>
        <w:t>=&gt;</w:t>
      </w:r>
    </w:p>
    <w:p w14:paraId="0C4C0CBD" w14:textId="77777777" w:rsidR="00116FE7" w:rsidRDefault="00116FE7" w:rsidP="00116FE7">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44" w:author="Malka Halgamuge" w:date="2022-06-04T13:52:00Z" w:initials="MH">
    <w:p w14:paraId="632790CA" w14:textId="77777777" w:rsidR="00BE12FD" w:rsidRDefault="00BE12FD" w:rsidP="00BE12FD">
      <w:r>
        <w:rPr>
          <w:rStyle w:val="a4"/>
        </w:rPr>
        <w:annotationRef/>
      </w:r>
      <w:r>
        <w:t>Could you please include a sub-section called: “</w:t>
      </w:r>
      <w:r>
        <w:rPr>
          <w:i/>
          <w:iCs/>
        </w:rPr>
        <w:t>A.</w:t>
      </w:r>
      <w:r>
        <w:t>         </w:t>
      </w:r>
      <w:r>
        <w:rPr>
          <w:i/>
          <w:iCs/>
        </w:rPr>
        <w:t xml:space="preserve">Limitations of the Proposed </w:t>
      </w:r>
      <w:proofErr w:type="gramStart"/>
      <w:r>
        <w:rPr>
          <w:i/>
          <w:iCs/>
        </w:rPr>
        <w:t>Model</w:t>
      </w:r>
      <w:r>
        <w:t>“</w:t>
      </w:r>
      <w:proofErr w:type="gramEnd"/>
    </w:p>
  </w:comment>
  <w:comment w:id="45" w:author="Tian Shan" w:date="2022-06-05T08:41:00Z" w:initials="TS">
    <w:p w14:paraId="7FEA70A4" w14:textId="139F1D28" w:rsidR="00BE12FD" w:rsidRDefault="00BE12FD">
      <w:pPr>
        <w:pStyle w:val="a8"/>
        <w:rPr>
          <w:lang w:eastAsia="zh-CN"/>
        </w:rPr>
      </w:pPr>
      <w:r>
        <w:rPr>
          <w:rStyle w:val="a4"/>
        </w:rPr>
        <w:annotationRef/>
      </w:r>
      <w:r w:rsidR="005A2BFF">
        <w:rPr>
          <w:lang w:eastAsia="zh-CN"/>
        </w:rPr>
        <w:t>I</w:t>
      </w:r>
      <w:r w:rsidR="005A2BFF">
        <w:rPr>
          <w:rFonts w:hint="eastAsia"/>
          <w:lang w:eastAsia="zh-CN"/>
        </w:rPr>
        <w:t>s</w:t>
      </w:r>
      <w:r w:rsidR="005A2BFF">
        <w:rPr>
          <w:lang w:eastAsia="zh-CN"/>
        </w:rPr>
        <w:t xml:space="preserve"> </w:t>
      </w:r>
      <w:r w:rsidR="005A2BFF">
        <w:rPr>
          <w:rFonts w:hint="eastAsia"/>
          <w:lang w:eastAsia="zh-CN"/>
        </w:rPr>
        <w:t>t</w:t>
      </w:r>
      <w:r>
        <w:t xml:space="preserve">here need more </w:t>
      </w:r>
      <w:r w:rsidR="005A2BFF">
        <w:t>explain about limitation?</w:t>
      </w:r>
    </w:p>
  </w:comment>
  <w:comment w:id="53" w:author="Malka Halgamuge" w:date="2022-06-04T13:04:00Z" w:initials="MH">
    <w:p w14:paraId="285AD6B4" w14:textId="77777777" w:rsidR="005A2BFF" w:rsidRDefault="005A2BFF" w:rsidP="005A2BFF">
      <w:r>
        <w:rPr>
          <w:rStyle w:val="a4"/>
        </w:rPr>
        <w:annotationRef/>
      </w:r>
      <w:r>
        <w:t xml:space="preserve">Our future work can further apply evolutionary algorithm to simplify the architecture of the network more carefully. </w:t>
      </w:r>
    </w:p>
    <w:p w14:paraId="3FEB791A" w14:textId="77777777" w:rsidR="005A2BFF" w:rsidRDefault="005A2BFF" w:rsidP="005A2BFF">
      <w:r>
        <w:t>=&gt;</w:t>
      </w:r>
    </w:p>
    <w:p w14:paraId="4791BFC0" w14:textId="77777777" w:rsidR="005A2BFF" w:rsidRDefault="005A2BFF" w:rsidP="005A2BFF">
      <w:r>
        <w:t>We can use evolutionary algorithms to reduce the network design in the future deliberately.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458FD" w15:done="0"/>
  <w15:commentEx w15:paraId="0BC6E676" w15:done="0"/>
  <w15:commentEx w15:paraId="51781BA2" w15:done="0"/>
  <w15:commentEx w15:paraId="3CB6592D" w15:done="0"/>
  <w15:commentEx w15:paraId="3A87F9DA" w15:done="1"/>
  <w15:commentEx w15:paraId="5411318D" w15:done="0"/>
  <w15:commentEx w15:paraId="20D43E32" w15:done="0"/>
  <w15:commentEx w15:paraId="0DDCEB5B" w15:done="0"/>
  <w15:commentEx w15:paraId="3F2A12E8" w15:done="0"/>
  <w15:commentEx w15:paraId="4C241829" w15:done="0"/>
  <w15:commentEx w15:paraId="6A0EA5B5" w15:done="0"/>
  <w15:commentEx w15:paraId="2B17A04F" w15:done="0"/>
  <w15:commentEx w15:paraId="375EC7E8" w15:paraIdParent="2B17A04F" w15:done="0"/>
  <w15:commentEx w15:paraId="446DCAC5" w15:done="0"/>
  <w15:commentEx w15:paraId="4308B9C3" w15:done="1"/>
  <w15:commentEx w15:paraId="67C42F32" w15:done="1"/>
  <w15:commentEx w15:paraId="757F4A81" w15:done="0"/>
  <w15:commentEx w15:paraId="420E1875" w15:done="1"/>
  <w15:commentEx w15:paraId="32196854" w15:done="0"/>
  <w15:commentEx w15:paraId="1563E413" w15:done="1"/>
  <w15:commentEx w15:paraId="0C4C0CBD" w15:done="0"/>
  <w15:commentEx w15:paraId="632790CA" w15:done="0"/>
  <w15:commentEx w15:paraId="7FEA70A4" w15:paraIdParent="632790CA" w15:done="0"/>
  <w15:commentEx w15:paraId="4791BF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5EF0D" w16cex:dateUtc="2022-06-04T04:47:00Z"/>
  <w16cex:commentExtensible w16cex:durableId="2645D282" w16cex:dateUtc="2022-06-04T02:45:00Z"/>
  <w16cex:commentExtensible w16cex:durableId="2646CC56" w16cex:dateUtc="2022-06-04T22:31:00Z"/>
  <w16cex:commentExtensible w16cex:durableId="2645B174" w16cex:dateUtc="2022-06-04T00:24:00Z"/>
  <w16cex:commentExtensible w16cex:durableId="2645B53C" w16cex:dateUtc="2022-06-04T00:41:00Z"/>
  <w16cex:commentExtensible w16cex:durableId="26470B6D" w16cex:dateUtc="2022-06-04T03:16:00Z"/>
  <w16cex:commentExtensible w16cex:durableId="26470B6C" w16cex:dateUtc="2022-06-04T02:18:00Z"/>
  <w16cex:commentExtensible w16cex:durableId="26470B6B" w16cex:dateUtc="2022-06-04T03:05:00Z"/>
  <w16cex:commentExtensible w16cex:durableId="26470B6A" w16cex:dateUtc="2022-06-04T03:14:00Z"/>
  <w16cex:commentExtensible w16cex:durableId="26470AEC" w16cex:dateUtc="2022-06-05T02:58:00Z"/>
  <w16cex:commentExtensible w16cex:durableId="2646E452" w16cex:dateUtc="2022-06-05T00:14:00Z"/>
  <w16cex:commentExtensible w16cex:durableId="2645C4C2" w16cex:dateUtc="2022-06-04T01:47:00Z"/>
  <w16cex:commentExtensible w16cex:durableId="2646E4FE" w16cex:dateUtc="2022-06-05T00:17:00Z"/>
  <w16cex:commentExtensible w16cex:durableId="2645F400" w16cex:dateUtc="2022-06-04T05:08:00Z"/>
  <w16cex:commentExtensible w16cex:durableId="2645DAB8" w16cex:dateUtc="2022-06-04T03:20:00Z"/>
  <w16cex:commentExtensible w16cex:durableId="2646F833" w16cex:dateUtc="2022-06-05T01:38:00Z"/>
  <w16cex:commentExtensible w16cex:durableId="2645D9C5" w16cex:dateUtc="2022-06-04T03:16:00Z"/>
  <w16cex:commentExtensible w16cex:durableId="2645CC07" w16cex:dateUtc="2022-06-04T02:18:00Z"/>
  <w16cex:commentExtensible w16cex:durableId="2645D710" w16cex:dateUtc="2022-06-04T03:05:00Z"/>
  <w16cex:commentExtensible w16cex:durableId="2645D93D" w16cex:dateUtc="2022-06-04T03:14:00Z"/>
  <w16cex:commentExtensible w16cex:durableId="2645E20B" w16cex:dateUtc="2022-06-04T03:52:00Z"/>
  <w16cex:commentExtensible w16cex:durableId="2646EAAB" w16cex:dateUtc="2022-06-05T00:41:00Z"/>
  <w16cex:commentExtensible w16cex:durableId="2645D6E4" w16cex:dateUtc="2022-06-04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458FD" w16cid:durableId="2645EF0D"/>
  <w16cid:commentId w16cid:paraId="0BC6E676" w16cid:durableId="2645D282"/>
  <w16cid:commentId w16cid:paraId="51781BA2" w16cid:durableId="2646CC56"/>
  <w16cid:commentId w16cid:paraId="3CB6592D" w16cid:durableId="2645B174"/>
  <w16cid:commentId w16cid:paraId="3A87F9DA" w16cid:durableId="2645B53C"/>
  <w16cid:commentId w16cid:paraId="5411318D" w16cid:durableId="26470B6D"/>
  <w16cid:commentId w16cid:paraId="20D43E32" w16cid:durableId="26470B6C"/>
  <w16cid:commentId w16cid:paraId="0DDCEB5B" w16cid:durableId="26470B6B"/>
  <w16cid:commentId w16cid:paraId="3F2A12E8" w16cid:durableId="26470B6A"/>
  <w16cid:commentId w16cid:paraId="4C241829" w16cid:durableId="26470AEC"/>
  <w16cid:commentId w16cid:paraId="6A0EA5B5" w16cid:durableId="2646E452"/>
  <w16cid:commentId w16cid:paraId="2B17A04F" w16cid:durableId="2645C4C2"/>
  <w16cid:commentId w16cid:paraId="375EC7E8" w16cid:durableId="2646E4FE"/>
  <w16cid:commentId w16cid:paraId="446DCAC5" w16cid:durableId="2645AAC3"/>
  <w16cid:commentId w16cid:paraId="4308B9C3" w16cid:durableId="2645F400"/>
  <w16cid:commentId w16cid:paraId="67C42F32" w16cid:durableId="2645DAB8"/>
  <w16cid:commentId w16cid:paraId="757F4A81" w16cid:durableId="2646F833"/>
  <w16cid:commentId w16cid:paraId="420E1875" w16cid:durableId="2645D9C5"/>
  <w16cid:commentId w16cid:paraId="32196854" w16cid:durableId="2645CC07"/>
  <w16cid:commentId w16cid:paraId="1563E413" w16cid:durableId="2645D710"/>
  <w16cid:commentId w16cid:paraId="0C4C0CBD" w16cid:durableId="2645D93D"/>
  <w16cid:commentId w16cid:paraId="632790CA" w16cid:durableId="2645E20B"/>
  <w16cid:commentId w16cid:paraId="7FEA70A4" w16cid:durableId="2646EAAB"/>
  <w16cid:commentId w16cid:paraId="4791BFC0" w16cid:durableId="2645D6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仿宋_GB2312">
    <w:altName w:val="仿宋"/>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0D36"/>
    <w:multiLevelType w:val="multilevel"/>
    <w:tmpl w:val="0DA80D36"/>
    <w:lvl w:ilvl="0">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274452"/>
    <w:multiLevelType w:val="multilevel"/>
    <w:tmpl w:val="18274452"/>
    <w:lvl w:ilvl="0">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2" w15:restartNumberingAfterBreak="0">
    <w:nsid w:val="26CD49BE"/>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F541D7"/>
    <w:multiLevelType w:val="multilevel"/>
    <w:tmpl w:val="38F541D7"/>
    <w:lvl w:ilvl="0">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numFmt w:val="bullet"/>
      <w:lvlText w:val="•"/>
      <w:lvlJc w:val="left"/>
      <w:pPr>
        <w:ind w:left="986" w:hanging="202"/>
      </w:pPr>
      <w:rPr>
        <w:rFonts w:hint="default"/>
      </w:rPr>
    </w:lvl>
    <w:lvl w:ilvl="2">
      <w:numFmt w:val="bullet"/>
      <w:lvlText w:val="•"/>
      <w:lvlJc w:val="left"/>
      <w:pPr>
        <w:ind w:left="1452" w:hanging="202"/>
      </w:pPr>
      <w:rPr>
        <w:rFonts w:hint="default"/>
      </w:rPr>
    </w:lvl>
    <w:lvl w:ilvl="3">
      <w:numFmt w:val="bullet"/>
      <w:lvlText w:val="•"/>
      <w:lvlJc w:val="left"/>
      <w:pPr>
        <w:ind w:left="1918" w:hanging="202"/>
      </w:pPr>
      <w:rPr>
        <w:rFonts w:hint="default"/>
      </w:rPr>
    </w:lvl>
    <w:lvl w:ilvl="4">
      <w:numFmt w:val="bullet"/>
      <w:lvlText w:val="•"/>
      <w:lvlJc w:val="left"/>
      <w:pPr>
        <w:ind w:left="2384" w:hanging="202"/>
      </w:pPr>
      <w:rPr>
        <w:rFonts w:hint="default"/>
      </w:rPr>
    </w:lvl>
    <w:lvl w:ilvl="5">
      <w:numFmt w:val="bullet"/>
      <w:lvlText w:val="•"/>
      <w:lvlJc w:val="left"/>
      <w:pPr>
        <w:ind w:left="2850" w:hanging="202"/>
      </w:pPr>
      <w:rPr>
        <w:rFonts w:hint="default"/>
      </w:rPr>
    </w:lvl>
    <w:lvl w:ilvl="6">
      <w:numFmt w:val="bullet"/>
      <w:lvlText w:val="•"/>
      <w:lvlJc w:val="left"/>
      <w:pPr>
        <w:ind w:left="3316" w:hanging="202"/>
      </w:pPr>
      <w:rPr>
        <w:rFonts w:hint="default"/>
      </w:rPr>
    </w:lvl>
    <w:lvl w:ilvl="7">
      <w:numFmt w:val="bullet"/>
      <w:lvlText w:val="•"/>
      <w:lvlJc w:val="left"/>
      <w:pPr>
        <w:ind w:left="3782" w:hanging="202"/>
      </w:pPr>
      <w:rPr>
        <w:rFonts w:hint="default"/>
      </w:rPr>
    </w:lvl>
    <w:lvl w:ilvl="8">
      <w:numFmt w:val="bullet"/>
      <w:lvlText w:val="•"/>
      <w:lvlJc w:val="left"/>
      <w:pPr>
        <w:ind w:left="4248" w:hanging="202"/>
      </w:pPr>
      <w:rPr>
        <w:rFonts w:hint="default"/>
      </w:rPr>
    </w:lvl>
  </w:abstractNum>
  <w:abstractNum w:abstractNumId="4" w15:restartNumberingAfterBreak="0">
    <w:nsid w:val="39E30AC8"/>
    <w:multiLevelType w:val="multilevel"/>
    <w:tmpl w:val="39E30AC8"/>
    <w:lvl w:ilvl="0">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5" w15:restartNumberingAfterBreak="0">
    <w:nsid w:val="47570D50"/>
    <w:multiLevelType w:val="multilevel"/>
    <w:tmpl w:val="47570D5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674040"/>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0F0354D"/>
    <w:multiLevelType w:val="multilevel"/>
    <w:tmpl w:val="4B20A2CE"/>
    <w:lvl w:ilvl="0">
      <w:start w:val="1"/>
      <w:numFmt w:val="upperLetter"/>
      <w:lvlText w:val="%1."/>
      <w:lvlJc w:val="left"/>
      <w:pPr>
        <w:ind w:left="420" w:hanging="42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5A003C8"/>
    <w:multiLevelType w:val="multilevel"/>
    <w:tmpl w:val="34AC20B2"/>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BE6DCB"/>
    <w:multiLevelType w:val="multilevel"/>
    <w:tmpl w:val="CA665AB2"/>
    <w:lvl w:ilvl="0">
      <w:start w:val="1"/>
      <w:numFmt w:val="decimal"/>
      <w:lvlText w:val="%1."/>
      <w:lvlJc w:val="left"/>
      <w:pPr>
        <w:ind w:left="360" w:hanging="36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5"/>
  </w:num>
  <w:num w:numId="4">
    <w:abstractNumId w:val="1"/>
  </w:num>
  <w:num w:numId="5">
    <w:abstractNumId w:val="4"/>
  </w:num>
  <w:num w:numId="6">
    <w:abstractNumId w:val="9"/>
  </w:num>
  <w:num w:numId="7">
    <w:abstractNumId w:val="7"/>
  </w:num>
  <w:num w:numId="8">
    <w:abstractNumId w:val="8"/>
  </w:num>
  <w:num w:numId="9">
    <w:abstractNumId w:val="2"/>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ka Halgamuge">
    <w15:presenceInfo w15:providerId="AD" w15:userId="S::malka.nisha@unimelb.edu.au::350274c3-d9c8-4d82-8fa9-89d95d4f4462"/>
  </w15:person>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3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40&lt;/item&gt;&lt;item&gt;242&lt;/item&gt;&lt;item&gt;243&lt;/item&gt;&lt;item&gt;282&lt;/item&gt;&lt;item&gt;283&lt;/item&gt;&lt;item&gt;284&lt;/item&gt;&lt;item&gt;285&lt;/item&gt;&lt;item&gt;286&lt;/item&gt;&lt;item&gt;287&lt;/item&gt;&lt;item&gt;288&lt;/item&gt;&lt;item&gt;289&lt;/item&gt;&lt;item&gt;290&lt;/item&gt;&lt;item&gt;291&lt;/item&gt;&lt;item&gt;292&lt;/item&gt;&lt;item&gt;293&lt;/item&gt;&lt;item&gt;294&lt;/item&gt;&lt;item&gt;295&lt;/item&gt;&lt;item&gt;296&lt;/item&gt;&lt;item&gt;297&lt;/item&gt;&lt;item&gt;298&lt;/item&gt;&lt;item&gt;299&lt;/item&gt;&lt;/record-ids&gt;&lt;/item&gt;&lt;/Libraries&gt;"/>
  </w:docVars>
  <w:rsids>
    <w:rsidRoot w:val="001A0B28"/>
    <w:rsid w:val="00053BBD"/>
    <w:rsid w:val="000B12D2"/>
    <w:rsid w:val="000B23FB"/>
    <w:rsid w:val="000D2F75"/>
    <w:rsid w:val="000E3418"/>
    <w:rsid w:val="000F703C"/>
    <w:rsid w:val="000F7E1F"/>
    <w:rsid w:val="00116FE7"/>
    <w:rsid w:val="00124CCB"/>
    <w:rsid w:val="00134871"/>
    <w:rsid w:val="00150613"/>
    <w:rsid w:val="0015146F"/>
    <w:rsid w:val="001A0B28"/>
    <w:rsid w:val="001C41AA"/>
    <w:rsid w:val="001C6195"/>
    <w:rsid w:val="00226A08"/>
    <w:rsid w:val="002510B0"/>
    <w:rsid w:val="00253AA2"/>
    <w:rsid w:val="002B2367"/>
    <w:rsid w:val="002D327E"/>
    <w:rsid w:val="002F42FA"/>
    <w:rsid w:val="00331F4C"/>
    <w:rsid w:val="0033331F"/>
    <w:rsid w:val="003605C9"/>
    <w:rsid w:val="00376EF5"/>
    <w:rsid w:val="00377239"/>
    <w:rsid w:val="003844C3"/>
    <w:rsid w:val="0039025F"/>
    <w:rsid w:val="003948D5"/>
    <w:rsid w:val="003A2BF0"/>
    <w:rsid w:val="003B277C"/>
    <w:rsid w:val="003E0D65"/>
    <w:rsid w:val="00403110"/>
    <w:rsid w:val="0042150F"/>
    <w:rsid w:val="004300BD"/>
    <w:rsid w:val="00437DAA"/>
    <w:rsid w:val="004532A1"/>
    <w:rsid w:val="00454FAB"/>
    <w:rsid w:val="00463252"/>
    <w:rsid w:val="00490C06"/>
    <w:rsid w:val="004924A7"/>
    <w:rsid w:val="00494148"/>
    <w:rsid w:val="004C6EC5"/>
    <w:rsid w:val="004F69E8"/>
    <w:rsid w:val="005002DA"/>
    <w:rsid w:val="00504897"/>
    <w:rsid w:val="00565112"/>
    <w:rsid w:val="00577495"/>
    <w:rsid w:val="00596696"/>
    <w:rsid w:val="005A2BFF"/>
    <w:rsid w:val="005A344A"/>
    <w:rsid w:val="005C221D"/>
    <w:rsid w:val="005C2D27"/>
    <w:rsid w:val="005E7BA5"/>
    <w:rsid w:val="006153D9"/>
    <w:rsid w:val="00621963"/>
    <w:rsid w:val="00630C5A"/>
    <w:rsid w:val="00631660"/>
    <w:rsid w:val="00650850"/>
    <w:rsid w:val="00654A75"/>
    <w:rsid w:val="006651A3"/>
    <w:rsid w:val="00667F76"/>
    <w:rsid w:val="006A781B"/>
    <w:rsid w:val="006B7292"/>
    <w:rsid w:val="006C3E8E"/>
    <w:rsid w:val="006D0515"/>
    <w:rsid w:val="006E3C71"/>
    <w:rsid w:val="006F1CAE"/>
    <w:rsid w:val="007166EA"/>
    <w:rsid w:val="00716A7E"/>
    <w:rsid w:val="00727B90"/>
    <w:rsid w:val="00735286"/>
    <w:rsid w:val="00741805"/>
    <w:rsid w:val="0075244A"/>
    <w:rsid w:val="007739DE"/>
    <w:rsid w:val="007B3BB9"/>
    <w:rsid w:val="007B5C5B"/>
    <w:rsid w:val="007D609B"/>
    <w:rsid w:val="007E0A09"/>
    <w:rsid w:val="007E147A"/>
    <w:rsid w:val="007F4B2A"/>
    <w:rsid w:val="00844C7B"/>
    <w:rsid w:val="008507A7"/>
    <w:rsid w:val="00852AA1"/>
    <w:rsid w:val="008C1555"/>
    <w:rsid w:val="00934051"/>
    <w:rsid w:val="0096337E"/>
    <w:rsid w:val="009742DF"/>
    <w:rsid w:val="009846CA"/>
    <w:rsid w:val="009A17F4"/>
    <w:rsid w:val="009A383F"/>
    <w:rsid w:val="00A57288"/>
    <w:rsid w:val="00A6465D"/>
    <w:rsid w:val="00A7016A"/>
    <w:rsid w:val="00A91336"/>
    <w:rsid w:val="00AA1356"/>
    <w:rsid w:val="00B55638"/>
    <w:rsid w:val="00B81403"/>
    <w:rsid w:val="00B8315A"/>
    <w:rsid w:val="00B905C3"/>
    <w:rsid w:val="00BB203A"/>
    <w:rsid w:val="00BC7C45"/>
    <w:rsid w:val="00BE12FD"/>
    <w:rsid w:val="00BF01E7"/>
    <w:rsid w:val="00BF61D9"/>
    <w:rsid w:val="00BF64A4"/>
    <w:rsid w:val="00C00B62"/>
    <w:rsid w:val="00C23F16"/>
    <w:rsid w:val="00C338DF"/>
    <w:rsid w:val="00C55D6B"/>
    <w:rsid w:val="00CB02AF"/>
    <w:rsid w:val="00CC0EE2"/>
    <w:rsid w:val="00CF1630"/>
    <w:rsid w:val="00D01999"/>
    <w:rsid w:val="00D259CB"/>
    <w:rsid w:val="00D51B02"/>
    <w:rsid w:val="00D57B00"/>
    <w:rsid w:val="00D65ECF"/>
    <w:rsid w:val="00D71ECD"/>
    <w:rsid w:val="00D746E4"/>
    <w:rsid w:val="00D95013"/>
    <w:rsid w:val="00D96FE7"/>
    <w:rsid w:val="00DA0FD2"/>
    <w:rsid w:val="00DB298F"/>
    <w:rsid w:val="00DF2A91"/>
    <w:rsid w:val="00DF4781"/>
    <w:rsid w:val="00DF6A46"/>
    <w:rsid w:val="00DF7800"/>
    <w:rsid w:val="00E14A56"/>
    <w:rsid w:val="00E30EBC"/>
    <w:rsid w:val="00E460CB"/>
    <w:rsid w:val="00E5760B"/>
    <w:rsid w:val="00E6258C"/>
    <w:rsid w:val="00E95873"/>
    <w:rsid w:val="00EA5323"/>
    <w:rsid w:val="00EA7A8D"/>
    <w:rsid w:val="00EB4792"/>
    <w:rsid w:val="00EE4B47"/>
    <w:rsid w:val="00F31956"/>
    <w:rsid w:val="00F662A4"/>
    <w:rsid w:val="00F70076"/>
    <w:rsid w:val="00F8092A"/>
    <w:rsid w:val="00F87128"/>
    <w:rsid w:val="00F93DC5"/>
    <w:rsid w:val="00FC5ABF"/>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8B7F"/>
  <w15:chartTrackingRefBased/>
  <w15:docId w15:val="{7D9E054C-D39A-4D43-9F79-84E20C38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B28"/>
    <w:pPr>
      <w:widowControl w:val="0"/>
      <w:autoSpaceDE w:val="0"/>
      <w:autoSpaceDN w:val="0"/>
    </w:pPr>
    <w:rPr>
      <w:rFonts w:ascii="Times New Roman" w:eastAsia="Times New Roman" w:hAnsi="Times New Roman" w:cs="Times New Roman"/>
      <w:kern w:val="0"/>
      <w:sz w:val="22"/>
      <w:szCs w:val="22"/>
      <w:lang w:eastAsia="en-US"/>
    </w:rPr>
  </w:style>
  <w:style w:type="paragraph" w:styleId="1">
    <w:name w:val="heading 1"/>
    <w:basedOn w:val="a"/>
    <w:next w:val="a"/>
    <w:link w:val="10"/>
    <w:uiPriority w:val="9"/>
    <w:qFormat/>
    <w:rsid w:val="007166EA"/>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styleId="a4">
    <w:name w:val="annotation reference"/>
    <w:basedOn w:val="a0"/>
    <w:uiPriority w:val="99"/>
    <w:semiHidden/>
    <w:unhideWhenUsed/>
    <w:qFormat/>
    <w:rsid w:val="001A0B28"/>
    <w:rPr>
      <w:sz w:val="21"/>
      <w:szCs w:val="21"/>
    </w:rPr>
  </w:style>
  <w:style w:type="paragraph" w:styleId="a5">
    <w:name w:val="Body Text"/>
    <w:basedOn w:val="a"/>
    <w:link w:val="a6"/>
    <w:uiPriority w:val="1"/>
    <w:qFormat/>
    <w:rsid w:val="001A0B28"/>
    <w:rPr>
      <w:sz w:val="20"/>
      <w:szCs w:val="20"/>
    </w:rPr>
  </w:style>
  <w:style w:type="character" w:customStyle="1" w:styleId="a6">
    <w:name w:val="正文文本 字符"/>
    <w:basedOn w:val="a0"/>
    <w:link w:val="a5"/>
    <w:uiPriority w:val="1"/>
    <w:qFormat/>
    <w:rsid w:val="001A0B28"/>
    <w:rPr>
      <w:rFonts w:ascii="Times New Roman" w:eastAsia="Times New Roman" w:hAnsi="Times New Roman" w:cs="Times New Roman"/>
      <w:kern w:val="0"/>
      <w:sz w:val="20"/>
      <w:szCs w:val="20"/>
      <w:lang w:eastAsia="en-US"/>
    </w:rPr>
  </w:style>
  <w:style w:type="paragraph" w:styleId="a7">
    <w:name w:val="List Paragraph"/>
    <w:basedOn w:val="a"/>
    <w:uiPriority w:val="1"/>
    <w:qFormat/>
    <w:rsid w:val="001A0B28"/>
    <w:pPr>
      <w:ind w:left="484" w:right="177" w:hanging="366"/>
      <w:jc w:val="both"/>
    </w:pPr>
  </w:style>
  <w:style w:type="paragraph" w:customStyle="1" w:styleId="EndNoteBibliographyTitle">
    <w:name w:val="EndNote Bibliography Title"/>
    <w:basedOn w:val="a"/>
    <w:link w:val="EndNoteBibliographyTitle0"/>
    <w:rsid w:val="001A0B28"/>
    <w:pPr>
      <w:jc w:val="center"/>
    </w:pPr>
  </w:style>
  <w:style w:type="character" w:customStyle="1" w:styleId="EndNoteBibliographyTitle0">
    <w:name w:val="EndNote Bibliography Title 字符"/>
    <w:basedOn w:val="a6"/>
    <w:link w:val="EndNoteBibliographyTitle"/>
    <w:rsid w:val="001A0B28"/>
    <w:rPr>
      <w:rFonts w:ascii="Times New Roman" w:eastAsia="Times New Roman" w:hAnsi="Times New Roman" w:cs="Times New Roman"/>
      <w:kern w:val="0"/>
      <w:sz w:val="22"/>
      <w:szCs w:val="22"/>
      <w:lang w:eastAsia="en-US"/>
    </w:rPr>
  </w:style>
  <w:style w:type="paragraph" w:customStyle="1" w:styleId="EndNoteBibliography">
    <w:name w:val="EndNote Bibliography"/>
    <w:link w:val="EndNoteBibliography0"/>
    <w:rsid w:val="00C23F16"/>
    <w:pPr>
      <w:kinsoku w:val="0"/>
      <w:adjustRightInd w:val="0"/>
      <w:contextualSpacing/>
      <w:jc w:val="both"/>
    </w:pPr>
    <w:rPr>
      <w:rFonts w:ascii="Times New Roman" w:eastAsia="Times New Roman" w:hAnsi="Times New Roman" w:cs="Times New Roman"/>
      <w:kern w:val="0"/>
      <w:sz w:val="22"/>
      <w:szCs w:val="22"/>
      <w:lang w:eastAsia="en-US"/>
    </w:rPr>
  </w:style>
  <w:style w:type="character" w:customStyle="1" w:styleId="EndNoteBibliography0">
    <w:name w:val="EndNote Bibliography 字符"/>
    <w:basedOn w:val="a6"/>
    <w:link w:val="EndNoteBibliography"/>
    <w:rsid w:val="00C23F16"/>
    <w:rPr>
      <w:rFonts w:ascii="Times New Roman" w:eastAsia="Times New Roman" w:hAnsi="Times New Roman" w:cs="Times New Roman"/>
      <w:kern w:val="0"/>
      <w:sz w:val="22"/>
      <w:szCs w:val="22"/>
      <w:lang w:eastAsia="en-US"/>
    </w:rPr>
  </w:style>
  <w:style w:type="paragraph" w:styleId="a8">
    <w:name w:val="annotation text"/>
    <w:basedOn w:val="a"/>
    <w:link w:val="a9"/>
    <w:uiPriority w:val="99"/>
    <w:semiHidden/>
    <w:unhideWhenUsed/>
    <w:qFormat/>
    <w:rsid w:val="006651A3"/>
  </w:style>
  <w:style w:type="character" w:customStyle="1" w:styleId="a9">
    <w:name w:val="批注文字 字符"/>
    <w:basedOn w:val="a0"/>
    <w:link w:val="a8"/>
    <w:uiPriority w:val="99"/>
    <w:semiHidden/>
    <w:qFormat/>
    <w:rsid w:val="006651A3"/>
    <w:rPr>
      <w:rFonts w:ascii="Times New Roman" w:eastAsia="Times New Roman" w:hAnsi="Times New Roman" w:cs="Times New Roman"/>
      <w:kern w:val="0"/>
      <w:sz w:val="22"/>
      <w:szCs w:val="22"/>
      <w:lang w:eastAsia="en-US"/>
    </w:rPr>
  </w:style>
  <w:style w:type="paragraph" w:styleId="aa">
    <w:name w:val="annotation subject"/>
    <w:basedOn w:val="a8"/>
    <w:next w:val="a8"/>
    <w:link w:val="ab"/>
    <w:uiPriority w:val="99"/>
    <w:semiHidden/>
    <w:unhideWhenUsed/>
    <w:rsid w:val="006651A3"/>
    <w:rPr>
      <w:b/>
      <w:bCs/>
    </w:rPr>
  </w:style>
  <w:style w:type="character" w:customStyle="1" w:styleId="ab">
    <w:name w:val="批注主题 字符"/>
    <w:basedOn w:val="a9"/>
    <w:link w:val="aa"/>
    <w:uiPriority w:val="99"/>
    <w:semiHidden/>
    <w:rsid w:val="006651A3"/>
    <w:rPr>
      <w:rFonts w:ascii="Times New Roman" w:eastAsia="Times New Roman" w:hAnsi="Times New Roman" w:cs="Times New Roman"/>
      <w:b/>
      <w:bCs/>
      <w:kern w:val="0"/>
      <w:sz w:val="22"/>
      <w:szCs w:val="22"/>
      <w:lang w:eastAsia="en-US"/>
    </w:rPr>
  </w:style>
  <w:style w:type="character" w:styleId="ac">
    <w:name w:val="Hyperlink"/>
    <w:basedOn w:val="a0"/>
    <w:uiPriority w:val="99"/>
    <w:unhideWhenUsed/>
    <w:rsid w:val="006651A3"/>
    <w:rPr>
      <w:color w:val="0563C1" w:themeColor="hyperlink"/>
      <w:u w:val="single"/>
    </w:rPr>
  </w:style>
  <w:style w:type="character" w:styleId="ad">
    <w:name w:val="Unresolved Mention"/>
    <w:basedOn w:val="a0"/>
    <w:uiPriority w:val="99"/>
    <w:semiHidden/>
    <w:unhideWhenUsed/>
    <w:rsid w:val="006651A3"/>
    <w:rPr>
      <w:color w:val="605E5C"/>
      <w:shd w:val="clear" w:color="auto" w:fill="E1DFDD"/>
    </w:rPr>
  </w:style>
  <w:style w:type="paragraph" w:styleId="ae">
    <w:name w:val="caption"/>
    <w:basedOn w:val="a"/>
    <w:next w:val="a"/>
    <w:uiPriority w:val="35"/>
    <w:unhideWhenUsed/>
    <w:qFormat/>
    <w:rsid w:val="00D01999"/>
    <w:rPr>
      <w:rFonts w:asciiTheme="majorHAnsi" w:eastAsia="黑体" w:hAnsiTheme="majorHAnsi" w:cstheme="majorBidi"/>
      <w:sz w:val="20"/>
      <w:szCs w:val="20"/>
    </w:rPr>
  </w:style>
  <w:style w:type="character" w:customStyle="1" w:styleId="10">
    <w:name w:val="标题 1 字符"/>
    <w:basedOn w:val="a0"/>
    <w:link w:val="1"/>
    <w:uiPriority w:val="9"/>
    <w:qFormat/>
    <w:rsid w:val="007166EA"/>
    <w:rPr>
      <w:b/>
      <w:bCs/>
      <w:kern w:val="44"/>
      <w:sz w:val="44"/>
      <w:szCs w:val="44"/>
    </w:rPr>
  </w:style>
  <w:style w:type="table" w:styleId="af">
    <w:name w:val="Table Grid"/>
    <w:basedOn w:val="a1"/>
    <w:uiPriority w:val="39"/>
    <w:qFormat/>
    <w:rsid w:val="007166EA"/>
    <w:rPr>
      <w:kern w:val="0"/>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qFormat/>
    <w:rsid w:val="00E5760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991137">
      <w:bodyDiv w:val="1"/>
      <w:marLeft w:val="0"/>
      <w:marRight w:val="0"/>
      <w:marTop w:val="0"/>
      <w:marBottom w:val="0"/>
      <w:divBdr>
        <w:top w:val="none" w:sz="0" w:space="0" w:color="auto"/>
        <w:left w:val="none" w:sz="0" w:space="0" w:color="auto"/>
        <w:bottom w:val="none" w:sz="0" w:space="0" w:color="auto"/>
        <w:right w:val="none" w:sz="0" w:space="0" w:color="auto"/>
      </w:divBdr>
    </w:div>
    <w:div w:id="1374232363">
      <w:bodyDiv w:val="1"/>
      <w:marLeft w:val="0"/>
      <w:marRight w:val="0"/>
      <w:marTop w:val="0"/>
      <w:marBottom w:val="0"/>
      <w:divBdr>
        <w:top w:val="none" w:sz="0" w:space="0" w:color="auto"/>
        <w:left w:val="none" w:sz="0" w:space="0" w:color="auto"/>
        <w:bottom w:val="none" w:sz="0" w:space="0" w:color="auto"/>
        <w:right w:val="none" w:sz="0" w:space="0" w:color="auto"/>
      </w:divBdr>
    </w:div>
    <w:div w:id="1398826014">
      <w:bodyDiv w:val="1"/>
      <w:marLeft w:val="0"/>
      <w:marRight w:val="0"/>
      <w:marTop w:val="0"/>
      <w:marBottom w:val="0"/>
      <w:divBdr>
        <w:top w:val="none" w:sz="0" w:space="0" w:color="auto"/>
        <w:left w:val="none" w:sz="0" w:space="0" w:color="auto"/>
        <w:bottom w:val="none" w:sz="0" w:space="0" w:color="auto"/>
        <w:right w:val="none" w:sz="0" w:space="0" w:color="auto"/>
      </w:divBdr>
    </w:div>
    <w:div w:id="151056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aiopen.2021.01.001"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45/3442381.345004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292500.3330982"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www.mdpi.com/2079-9292/11/7/107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eswa.2020.114066" TargetMode="External"/><Relationship Id="rId28" Type="http://schemas.openxmlformats.org/officeDocument/2006/relationships/hyperlink" Target="https://doi.org/10.1145/3308560.3316581" TargetMode="Externa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www.mdpi.com/1424-8220/20/17/4900" TargetMode="External"/><Relationship Id="rId27" Type="http://schemas.openxmlformats.org/officeDocument/2006/relationships/hyperlink" Target="https://doi.org/10.1016/j.patrec.2020.07.040"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12730</Words>
  <Characters>72567</Characters>
  <Application>Microsoft Office Word</Application>
  <DocSecurity>0</DocSecurity>
  <Lines>604</Lines>
  <Paragraphs>170</Paragraphs>
  <ScaleCrop>false</ScaleCrop>
  <Company/>
  <LinksUpToDate>false</LinksUpToDate>
  <CharactersWithSpaces>85127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3</cp:revision>
  <dcterms:created xsi:type="dcterms:W3CDTF">2022-06-04T18:09:00Z</dcterms:created>
  <dcterms:modified xsi:type="dcterms:W3CDTF">2022-06-06T07:03:00Z</dcterms:modified>
</cp:coreProperties>
</file>